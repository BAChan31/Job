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0DBC" w:rsidRPr="00F60DBC" w:rsidRDefault="00F60DBC" w:rsidP="00F60DBC">
      <w:pPr>
        <w:pStyle w:val="a3"/>
        <w:numPr>
          <w:ilvl w:val="0"/>
          <w:numId w:val="2"/>
        </w:numPr>
        <w:ind w:leftChars="0"/>
        <w:rPr>
          <w:b/>
          <w:sz w:val="24"/>
        </w:rPr>
      </w:pPr>
      <w:proofErr w:type="spellStart"/>
      <w:r>
        <w:rPr>
          <w:rFonts w:hint="eastAsia"/>
          <w:b/>
          <w:sz w:val="24"/>
        </w:rPr>
        <w:t>블록체인</w:t>
      </w:r>
      <w:proofErr w:type="spellEnd"/>
      <w:r>
        <w:rPr>
          <w:rFonts w:hint="eastAsia"/>
          <w:b/>
          <w:sz w:val="24"/>
        </w:rPr>
        <w:t xml:space="preserve">(Block </w:t>
      </w:r>
      <w:proofErr w:type="spellStart"/>
      <w:r>
        <w:rPr>
          <w:rFonts w:hint="eastAsia"/>
          <w:b/>
          <w:sz w:val="24"/>
        </w:rPr>
        <w:t>Chian</w:t>
      </w:r>
      <w:proofErr w:type="spellEnd"/>
      <w:r>
        <w:rPr>
          <w:rFonts w:hint="eastAsia"/>
          <w:b/>
          <w:sz w:val="24"/>
        </w:rPr>
        <w:t>)</w:t>
      </w:r>
      <w:r>
        <w:rPr>
          <w:b/>
          <w:sz w:val="24"/>
        </w:rPr>
        <w:br/>
      </w:r>
      <w:r>
        <w:t xml:space="preserve">‘P2P </w:t>
      </w:r>
      <w:r>
        <w:rPr>
          <w:rFonts w:hint="eastAsia"/>
        </w:rPr>
        <w:t xml:space="preserve">네트워크를 이용해 </w:t>
      </w:r>
      <w:proofErr w:type="spellStart"/>
      <w:r>
        <w:rPr>
          <w:rFonts w:hint="eastAsia"/>
        </w:rPr>
        <w:t>이중지불을</w:t>
      </w:r>
      <w:proofErr w:type="spellEnd"/>
      <w:r>
        <w:rPr>
          <w:rFonts w:hint="eastAsia"/>
        </w:rPr>
        <w:t xml:space="preserve"> 막는 기술</w:t>
      </w:r>
      <w:r>
        <w:t>’, ‘</w:t>
      </w:r>
      <w:r>
        <w:rPr>
          <w:rFonts w:hint="eastAsia"/>
        </w:rPr>
        <w:t>공공 거래 장부</w:t>
      </w:r>
      <w:r>
        <w:t>’</w:t>
      </w:r>
      <w:r>
        <w:rPr>
          <w:rFonts w:hint="eastAsia"/>
        </w:rPr>
        <w:t>라고도 불림.</w:t>
      </w:r>
    </w:p>
    <w:p w:rsidR="00D01AEA" w:rsidRPr="00D01AEA" w:rsidRDefault="00F60DBC" w:rsidP="00F60DBC">
      <w:pPr>
        <w:pStyle w:val="a3"/>
        <w:numPr>
          <w:ilvl w:val="1"/>
          <w:numId w:val="2"/>
        </w:numPr>
        <w:ind w:leftChars="0"/>
        <w:rPr>
          <w:b/>
          <w:sz w:val="24"/>
        </w:rPr>
      </w:pPr>
      <w:proofErr w:type="spellStart"/>
      <w:r>
        <w:rPr>
          <w:rFonts w:hint="eastAsia"/>
        </w:rPr>
        <w:t>블록체인은</w:t>
      </w:r>
      <w:proofErr w:type="spellEnd"/>
      <w:r>
        <w:rPr>
          <w:rFonts w:hint="eastAsia"/>
        </w:rPr>
        <w:t xml:space="preserve"> </w:t>
      </w:r>
      <w:proofErr w:type="spellStart"/>
      <w:r>
        <w:rPr>
          <w:rFonts w:hint="eastAsia"/>
        </w:rPr>
        <w:t>퍼블릭</w:t>
      </w:r>
      <w:proofErr w:type="spellEnd"/>
      <w:r>
        <w:rPr>
          <w:rFonts w:hint="eastAsia"/>
        </w:rPr>
        <w:t xml:space="preserve"> 혹은 </w:t>
      </w:r>
      <w:proofErr w:type="spellStart"/>
      <w:r>
        <w:rPr>
          <w:rFonts w:hint="eastAsia"/>
        </w:rPr>
        <w:t>프라이빗</w:t>
      </w:r>
      <w:proofErr w:type="spellEnd"/>
      <w:r>
        <w:rPr>
          <w:rFonts w:hint="eastAsia"/>
        </w:rPr>
        <w:t xml:space="preserve"> 네트워크에서 일어나는 </w:t>
      </w:r>
      <w:proofErr w:type="spellStart"/>
      <w:r>
        <w:rPr>
          <w:rFonts w:hint="eastAsia"/>
        </w:rPr>
        <w:t>거래정보가</w:t>
      </w:r>
      <w:proofErr w:type="spellEnd"/>
      <w:r>
        <w:rPr>
          <w:rFonts w:hint="eastAsia"/>
        </w:rPr>
        <w:t xml:space="preserve"> 암호화되어 해당 네트워크 구성원 간 공유되는 디지털 원장을 의미</w:t>
      </w:r>
    </w:p>
    <w:p w:rsidR="00F60DBC" w:rsidRPr="00F60DBC" w:rsidRDefault="00D01AEA" w:rsidP="00D01AEA">
      <w:pPr>
        <w:pStyle w:val="a3"/>
        <w:numPr>
          <w:ilvl w:val="2"/>
          <w:numId w:val="2"/>
        </w:numPr>
        <w:ind w:leftChars="0"/>
        <w:rPr>
          <w:b/>
          <w:sz w:val="24"/>
        </w:rPr>
      </w:pPr>
      <w:proofErr w:type="spellStart"/>
      <w:r>
        <w:rPr>
          <w:rFonts w:hint="eastAsia"/>
        </w:rPr>
        <w:t>거래원장의</w:t>
      </w:r>
      <w:proofErr w:type="spellEnd"/>
      <w:r>
        <w:rPr>
          <w:rFonts w:hint="eastAsia"/>
        </w:rPr>
        <w:t xml:space="preserve"> 복사본이 각 네트워크 구성원에게 </w:t>
      </w:r>
      <w:r>
        <w:t>‘</w:t>
      </w:r>
      <w:r>
        <w:rPr>
          <w:rFonts w:hint="eastAsia"/>
        </w:rPr>
        <w:t>분산되어</w:t>
      </w:r>
      <w:r>
        <w:t xml:space="preserve">’ </w:t>
      </w:r>
      <w:r>
        <w:rPr>
          <w:rFonts w:hint="eastAsia"/>
        </w:rPr>
        <w:t>새로운 거래가 발생할 때마다 구성원들의 동의를 통해 해당 거래를 인증</w:t>
      </w:r>
      <w:r w:rsidR="00F60DBC">
        <w:br/>
      </w:r>
      <w:r w:rsidR="00F60DBC">
        <w:rPr>
          <w:rFonts w:hint="eastAsia"/>
        </w:rPr>
        <w:t xml:space="preserve">- 중앙 집중화 된 시스템에 의존하지 않고 </w:t>
      </w:r>
      <w:r w:rsidR="00F60DBC">
        <w:t xml:space="preserve">P2P </w:t>
      </w:r>
      <w:r w:rsidR="00F60DBC">
        <w:rPr>
          <w:rFonts w:hint="eastAsia"/>
        </w:rPr>
        <w:t>네트워크 방식에 기반</w:t>
      </w:r>
      <w:r w:rsidR="00F60DBC">
        <w:br/>
        <w:t xml:space="preserve">- </w:t>
      </w:r>
      <w:r w:rsidR="00F60DBC">
        <w:rPr>
          <w:rFonts w:hint="eastAsia"/>
        </w:rPr>
        <w:t>거래 중개자의 필요성을 없앰으로써 거래의 효율성과 투명성을 높이고 적은 비용으로 보다 빠르고 안전한 거래가 가능</w:t>
      </w:r>
    </w:p>
    <w:p w:rsidR="00C33103" w:rsidRPr="00D01AEA" w:rsidRDefault="00F60DBC" w:rsidP="00D01AEA">
      <w:pPr>
        <w:pStyle w:val="a3"/>
        <w:numPr>
          <w:ilvl w:val="2"/>
          <w:numId w:val="2"/>
        </w:numPr>
        <w:ind w:leftChars="0"/>
        <w:rPr>
          <w:b/>
          <w:sz w:val="24"/>
        </w:rPr>
      </w:pPr>
      <w:proofErr w:type="spellStart"/>
      <w:r>
        <w:rPr>
          <w:rFonts w:hint="eastAsia"/>
        </w:rPr>
        <w:t>블록체인에</w:t>
      </w:r>
      <w:proofErr w:type="spellEnd"/>
      <w:r>
        <w:rPr>
          <w:rFonts w:hint="eastAsia"/>
        </w:rPr>
        <w:t xml:space="preserve"> 기반한 거래 정보는 임의로 변경이 불가능하기 때문에 거래의 신뢰성이 높아지고 정보 추적이 용이</w:t>
      </w:r>
      <w:r>
        <w:br/>
      </w:r>
      <w:r>
        <w:rPr>
          <w:rFonts w:hint="eastAsia"/>
        </w:rPr>
        <w:t xml:space="preserve">- </w:t>
      </w:r>
      <w:proofErr w:type="spellStart"/>
      <w:r>
        <w:rPr>
          <w:rFonts w:hint="eastAsia"/>
        </w:rPr>
        <w:t>분산원장</w:t>
      </w:r>
      <w:proofErr w:type="spellEnd"/>
      <w:r>
        <w:rPr>
          <w:rFonts w:hint="eastAsia"/>
        </w:rPr>
        <w:t xml:space="preserve"> 기술을 바탕으로 동일한 거래 장부가 네트워크 참여자들 모두에게 개방되고 새로운 정보가 실시간으로 동시에 업데이트 됨</w:t>
      </w:r>
      <w:r w:rsidR="00D01AEA">
        <w:rPr>
          <w:rFonts w:hint="eastAsia"/>
        </w:rPr>
        <w:t>.</w:t>
      </w:r>
      <w:r w:rsidR="00D01AEA">
        <w:br/>
        <w:t xml:space="preserve">- </w:t>
      </w:r>
      <w:r w:rsidR="00D01AEA">
        <w:rPr>
          <w:rFonts w:hint="eastAsia"/>
        </w:rPr>
        <w:t>하나의 거래정보를 임의로 변경하려면 수많은 컴퓨터를 동시에 해킹해야 하는데 이는 사실상 불가능</w:t>
      </w:r>
      <w:r>
        <w:br/>
      </w:r>
      <w:r>
        <w:rPr>
          <w:noProof/>
        </w:rPr>
        <w:drawing>
          <wp:inline distT="0" distB="0" distL="0" distR="0" wp14:anchorId="094EF124" wp14:editId="0494DCA0">
            <wp:extent cx="4591050" cy="33337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1050" cy="3333750"/>
                    </a:xfrm>
                    <a:prstGeom prst="rect">
                      <a:avLst/>
                    </a:prstGeom>
                  </pic:spPr>
                </pic:pic>
              </a:graphicData>
            </a:graphic>
          </wp:inline>
        </w:drawing>
      </w:r>
    </w:p>
    <w:p w:rsidR="00D01AEA" w:rsidRPr="00D01AEA" w:rsidRDefault="00D01AEA" w:rsidP="00D01AEA">
      <w:pPr>
        <w:pStyle w:val="a3"/>
        <w:numPr>
          <w:ilvl w:val="1"/>
          <w:numId w:val="2"/>
        </w:numPr>
        <w:ind w:leftChars="0"/>
        <w:rPr>
          <w:b/>
          <w:sz w:val="24"/>
        </w:rPr>
      </w:pPr>
      <w:r>
        <w:rPr>
          <w:rFonts w:hint="eastAsia"/>
        </w:rPr>
        <w:t xml:space="preserve">미래 신기술로 각광받고 있는 </w:t>
      </w:r>
      <w:r>
        <w:t>‘</w:t>
      </w:r>
      <w:proofErr w:type="spellStart"/>
      <w:r>
        <w:rPr>
          <w:rFonts w:hint="eastAsia"/>
        </w:rPr>
        <w:t>블록체인</w:t>
      </w:r>
      <w:proofErr w:type="spellEnd"/>
      <w:r>
        <w:t>’</w:t>
      </w:r>
      <w:r>
        <w:rPr>
          <w:rFonts w:hint="eastAsia"/>
        </w:rPr>
        <w:t>은 금융권을 중심으로 기존의 비즈니스 프로세스를 바꿀 새로운 패러다임으로 등장</w:t>
      </w:r>
    </w:p>
    <w:p w:rsidR="00D01AEA" w:rsidRPr="00D01AEA" w:rsidRDefault="00D01AEA" w:rsidP="00D01AEA">
      <w:pPr>
        <w:pStyle w:val="a3"/>
        <w:numPr>
          <w:ilvl w:val="2"/>
          <w:numId w:val="2"/>
        </w:numPr>
        <w:ind w:leftChars="0"/>
        <w:rPr>
          <w:b/>
          <w:sz w:val="24"/>
        </w:rPr>
      </w:pPr>
      <w:r>
        <w:rPr>
          <w:rFonts w:hint="eastAsia"/>
        </w:rPr>
        <w:t xml:space="preserve">2016년 초 세계경제포럼에서 제4차 산업혁명 시대를 이글 핵심 기술 중 하나로 </w:t>
      </w:r>
      <w:proofErr w:type="spellStart"/>
      <w:r>
        <w:rPr>
          <w:rFonts w:hint="eastAsia"/>
        </w:rPr>
        <w:t>블록체인이</w:t>
      </w:r>
      <w:proofErr w:type="spellEnd"/>
      <w:r>
        <w:rPr>
          <w:rFonts w:hint="eastAsia"/>
        </w:rPr>
        <w:t xml:space="preserve"> 선정됨</w:t>
      </w:r>
      <w:r>
        <w:br/>
      </w:r>
      <w:r>
        <w:rPr>
          <w:rFonts w:hint="eastAsia"/>
        </w:rPr>
        <w:lastRenderedPageBreak/>
        <w:t xml:space="preserve">- </w:t>
      </w:r>
      <w:r>
        <w:t>WEF</w:t>
      </w:r>
      <w:r>
        <w:rPr>
          <w:rFonts w:hint="eastAsia"/>
        </w:rPr>
        <w:t xml:space="preserve">는 </w:t>
      </w:r>
      <w:r>
        <w:t>2017</w:t>
      </w:r>
      <w:r>
        <w:rPr>
          <w:rFonts w:hint="eastAsia"/>
        </w:rPr>
        <w:t xml:space="preserve">년까지 전 세게 은행의 </w:t>
      </w:r>
      <w:r>
        <w:t>80%</w:t>
      </w:r>
      <w:r>
        <w:rPr>
          <w:rFonts w:hint="eastAsia"/>
        </w:rPr>
        <w:t xml:space="preserve">가 새로운 금융거래 시스템 구축을 위해 </w:t>
      </w:r>
      <w:proofErr w:type="spellStart"/>
      <w:r>
        <w:rPr>
          <w:rFonts w:hint="eastAsia"/>
        </w:rPr>
        <w:t>블록체인</w:t>
      </w:r>
      <w:proofErr w:type="spellEnd"/>
      <w:r>
        <w:rPr>
          <w:rFonts w:hint="eastAsia"/>
        </w:rPr>
        <w:t xml:space="preserve"> 기술을 도입할 것으로 예측</w:t>
      </w:r>
      <w:r>
        <w:br/>
      </w:r>
      <w:r>
        <w:rPr>
          <w:rFonts w:hint="eastAsia"/>
        </w:rPr>
        <w:t xml:space="preserve">- </w:t>
      </w:r>
      <w:r>
        <w:t>WEF</w:t>
      </w:r>
      <w:r>
        <w:rPr>
          <w:rFonts w:hint="eastAsia"/>
        </w:rPr>
        <w:t xml:space="preserve">는 또한 </w:t>
      </w:r>
      <w:r>
        <w:t>2025</w:t>
      </w:r>
      <w:r>
        <w:rPr>
          <w:rFonts w:hint="eastAsia"/>
        </w:rPr>
        <w:t xml:space="preserve">년까지 전 세계 GDP의 </w:t>
      </w:r>
      <w:r>
        <w:t>10%</w:t>
      </w:r>
      <w:r>
        <w:rPr>
          <w:rFonts w:hint="eastAsia"/>
        </w:rPr>
        <w:t xml:space="preserve">가 </w:t>
      </w:r>
      <w:proofErr w:type="spellStart"/>
      <w:r>
        <w:rPr>
          <w:rFonts w:hint="eastAsia"/>
        </w:rPr>
        <w:t>블록체인</w:t>
      </w:r>
      <w:proofErr w:type="spellEnd"/>
      <w:r>
        <w:rPr>
          <w:rFonts w:hint="eastAsia"/>
        </w:rPr>
        <w:t xml:space="preserve"> 기반 기술에서 발생할 것으로 전망</w:t>
      </w:r>
    </w:p>
    <w:p w:rsidR="00D01AEA" w:rsidRPr="00D01AEA" w:rsidRDefault="00D01AEA" w:rsidP="00D01AEA">
      <w:pPr>
        <w:pStyle w:val="a3"/>
        <w:numPr>
          <w:ilvl w:val="2"/>
          <w:numId w:val="2"/>
        </w:numPr>
        <w:ind w:leftChars="0"/>
        <w:rPr>
          <w:b/>
          <w:sz w:val="24"/>
        </w:rPr>
      </w:pPr>
      <w:r>
        <w:rPr>
          <w:rFonts w:hint="eastAsia"/>
        </w:rPr>
        <w:t xml:space="preserve">글로벌 시장조사기관인 </w:t>
      </w:r>
      <w:proofErr w:type="spellStart"/>
      <w:r>
        <w:rPr>
          <w:rFonts w:hint="eastAsia"/>
        </w:rPr>
        <w:t>가트너와</w:t>
      </w:r>
      <w:proofErr w:type="spellEnd"/>
      <w:r>
        <w:rPr>
          <w:rFonts w:hint="eastAsia"/>
        </w:rPr>
        <w:t xml:space="preserve"> </w:t>
      </w:r>
      <w:proofErr w:type="spellStart"/>
      <w:r>
        <w:rPr>
          <w:rFonts w:hint="eastAsia"/>
        </w:rPr>
        <w:t>딜로이트도</w:t>
      </w:r>
      <w:proofErr w:type="spellEnd"/>
      <w:r>
        <w:rPr>
          <w:rFonts w:hint="eastAsia"/>
        </w:rPr>
        <w:t xml:space="preserve"> 각각 </w:t>
      </w:r>
      <w:r>
        <w:t>2017</w:t>
      </w:r>
      <w:r>
        <w:rPr>
          <w:rFonts w:hint="eastAsia"/>
        </w:rPr>
        <w:t xml:space="preserve">년 기술 트렌드 중 하나로 </w:t>
      </w:r>
      <w:proofErr w:type="spellStart"/>
      <w:r>
        <w:rPr>
          <w:rFonts w:hint="eastAsia"/>
        </w:rPr>
        <w:t>블록체인을</w:t>
      </w:r>
      <w:proofErr w:type="spellEnd"/>
      <w:r>
        <w:rPr>
          <w:rFonts w:hint="eastAsia"/>
        </w:rPr>
        <w:t xml:space="preserve"> 선정</w:t>
      </w:r>
    </w:p>
    <w:p w:rsidR="00D01AEA" w:rsidRPr="00D01AEA" w:rsidRDefault="00D01AEA" w:rsidP="00D01AEA">
      <w:pPr>
        <w:pStyle w:val="a3"/>
        <w:numPr>
          <w:ilvl w:val="1"/>
          <w:numId w:val="2"/>
        </w:numPr>
        <w:ind w:leftChars="0"/>
        <w:rPr>
          <w:b/>
          <w:sz w:val="24"/>
        </w:rPr>
      </w:pPr>
      <w:r>
        <w:rPr>
          <w:rFonts w:hint="eastAsia"/>
        </w:rPr>
        <w:t xml:space="preserve">금융 서비스 </w:t>
      </w:r>
      <w:proofErr w:type="spellStart"/>
      <w:r>
        <w:rPr>
          <w:rFonts w:hint="eastAsia"/>
        </w:rPr>
        <w:t>분야엥서는</w:t>
      </w:r>
      <w:proofErr w:type="spellEnd"/>
      <w:r>
        <w:rPr>
          <w:rFonts w:hint="eastAsia"/>
        </w:rPr>
        <w:t xml:space="preserve"> </w:t>
      </w:r>
      <w:proofErr w:type="spellStart"/>
      <w:r>
        <w:rPr>
          <w:rFonts w:hint="eastAsia"/>
        </w:rPr>
        <w:t>블록체인</w:t>
      </w:r>
      <w:proofErr w:type="spellEnd"/>
      <w:r>
        <w:rPr>
          <w:rFonts w:hint="eastAsia"/>
        </w:rPr>
        <w:t xml:space="preserve"> 기술을 적용하여 업무 효율성을 높이고 새로운 서비스 기반을 구축하기 위한 노력이 진행 중</w:t>
      </w:r>
      <w:r>
        <w:br/>
      </w:r>
      <w:r>
        <w:rPr>
          <w:noProof/>
        </w:rPr>
        <w:drawing>
          <wp:inline distT="0" distB="0" distL="0" distR="0" wp14:anchorId="7D7EA01E" wp14:editId="7DD18B17">
            <wp:extent cx="5167223" cy="2754211"/>
            <wp:effectExtent l="0" t="0" r="0" b="825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9721" cy="2766203"/>
                    </a:xfrm>
                    <a:prstGeom prst="rect">
                      <a:avLst/>
                    </a:prstGeom>
                  </pic:spPr>
                </pic:pic>
              </a:graphicData>
            </a:graphic>
          </wp:inline>
        </w:drawing>
      </w:r>
    </w:p>
    <w:p w:rsidR="00D01AEA" w:rsidRPr="00D01AEA" w:rsidRDefault="00D01AEA" w:rsidP="00D01AEA">
      <w:pPr>
        <w:pStyle w:val="a3"/>
        <w:numPr>
          <w:ilvl w:val="2"/>
          <w:numId w:val="2"/>
        </w:numPr>
        <w:ind w:leftChars="0"/>
        <w:rPr>
          <w:b/>
          <w:sz w:val="24"/>
        </w:rPr>
      </w:pPr>
      <w:proofErr w:type="spellStart"/>
      <w:r>
        <w:rPr>
          <w:rFonts w:hint="eastAsia"/>
        </w:rPr>
        <w:t>분산장부</w:t>
      </w:r>
      <w:proofErr w:type="spellEnd"/>
      <w:r>
        <w:rPr>
          <w:rFonts w:hint="eastAsia"/>
        </w:rPr>
        <w:t xml:space="preserve"> 시스템을 통한 투명한 거래로 보안,</w:t>
      </w:r>
      <w:r>
        <w:t xml:space="preserve"> </w:t>
      </w:r>
      <w:r>
        <w:rPr>
          <w:rFonts w:hint="eastAsia"/>
        </w:rPr>
        <w:t>감독,</w:t>
      </w:r>
      <w:r>
        <w:t xml:space="preserve"> </w:t>
      </w:r>
      <w:r>
        <w:rPr>
          <w:rFonts w:hint="eastAsia"/>
        </w:rPr>
        <w:t>규제 비용 절감 가능</w:t>
      </w:r>
      <w:r>
        <w:br/>
      </w:r>
      <w:r>
        <w:rPr>
          <w:rFonts w:hint="eastAsia"/>
        </w:rPr>
        <w:t xml:space="preserve">- </w:t>
      </w:r>
      <w:r>
        <w:t xml:space="preserve">P2P </w:t>
      </w:r>
      <w:r>
        <w:rPr>
          <w:rFonts w:hint="eastAsia"/>
        </w:rPr>
        <w:t xml:space="preserve">네트워크 방식을 기반으로 </w:t>
      </w:r>
      <w:proofErr w:type="spellStart"/>
      <w:r>
        <w:rPr>
          <w:rFonts w:hint="eastAsia"/>
        </w:rPr>
        <w:t>참여자간</w:t>
      </w:r>
      <w:proofErr w:type="spellEnd"/>
      <w:r>
        <w:rPr>
          <w:rFonts w:hint="eastAsia"/>
        </w:rPr>
        <w:t xml:space="preserve"> 직접 거래가 이루어지기 때문에 중개기관 수수료 절감 가능</w:t>
      </w:r>
    </w:p>
    <w:p w:rsidR="00D01AEA" w:rsidRPr="00077155" w:rsidRDefault="00D01AEA" w:rsidP="00D01AEA">
      <w:pPr>
        <w:pStyle w:val="a3"/>
        <w:numPr>
          <w:ilvl w:val="2"/>
          <w:numId w:val="2"/>
        </w:numPr>
        <w:ind w:leftChars="0"/>
        <w:rPr>
          <w:b/>
          <w:sz w:val="24"/>
        </w:rPr>
      </w:pPr>
      <w:proofErr w:type="spellStart"/>
      <w:r>
        <w:rPr>
          <w:rFonts w:hint="eastAsia"/>
        </w:rPr>
        <w:t>블록체인은</w:t>
      </w:r>
      <w:proofErr w:type="spellEnd"/>
      <w:r>
        <w:rPr>
          <w:rFonts w:hint="eastAsia"/>
        </w:rPr>
        <w:t xml:space="preserve"> 기술 특성상 막대한 </w:t>
      </w:r>
      <w:r>
        <w:t>IT</w:t>
      </w:r>
      <w:r>
        <w:rPr>
          <w:rFonts w:hint="eastAsia"/>
        </w:rPr>
        <w:t>비용과 인력이 수반되는 대규모 인프라를 필요로 하지 않음</w:t>
      </w:r>
    </w:p>
    <w:p w:rsidR="00077155" w:rsidRPr="00A81D17" w:rsidRDefault="00077155" w:rsidP="00077155">
      <w:pPr>
        <w:pStyle w:val="a3"/>
        <w:numPr>
          <w:ilvl w:val="0"/>
          <w:numId w:val="2"/>
        </w:numPr>
        <w:ind w:leftChars="0"/>
        <w:rPr>
          <w:b/>
          <w:sz w:val="24"/>
        </w:rPr>
      </w:pPr>
      <w:r>
        <w:rPr>
          <w:rFonts w:hint="eastAsia"/>
          <w:b/>
          <w:sz w:val="24"/>
        </w:rPr>
        <w:t>마이크로소프트,</w:t>
      </w:r>
      <w:r>
        <w:rPr>
          <w:b/>
          <w:sz w:val="24"/>
        </w:rPr>
        <w:t xml:space="preserve"> </w:t>
      </w:r>
      <w:proofErr w:type="spellStart"/>
      <w:r>
        <w:rPr>
          <w:rFonts w:hint="eastAsia"/>
          <w:b/>
          <w:sz w:val="24"/>
        </w:rPr>
        <w:t>코크</w:t>
      </w:r>
      <w:proofErr w:type="spellEnd"/>
      <w:r>
        <w:rPr>
          <w:rFonts w:hint="eastAsia"/>
          <w:b/>
          <w:sz w:val="24"/>
        </w:rPr>
        <w:t xml:space="preserve"> 프레임워크 개발</w:t>
      </w:r>
      <w:r>
        <w:rPr>
          <w:b/>
          <w:sz w:val="24"/>
        </w:rPr>
        <w:br/>
      </w:r>
      <w:r>
        <w:t>MS</w:t>
      </w:r>
      <w:r>
        <w:rPr>
          <w:rFonts w:hint="eastAsia"/>
        </w:rPr>
        <w:t xml:space="preserve">가 </w:t>
      </w:r>
      <w:proofErr w:type="spellStart"/>
      <w:r>
        <w:rPr>
          <w:rFonts w:hint="eastAsia"/>
        </w:rPr>
        <w:t>블록테인용</w:t>
      </w:r>
      <w:proofErr w:type="spellEnd"/>
      <w:r>
        <w:rPr>
          <w:rFonts w:hint="eastAsia"/>
        </w:rPr>
        <w:t xml:space="preserve"> </w:t>
      </w:r>
      <w:r>
        <w:t>Coco Framework</w:t>
      </w:r>
      <w:r>
        <w:rPr>
          <w:rFonts w:hint="eastAsia"/>
        </w:rPr>
        <w:t xml:space="preserve">을 8월 </w:t>
      </w:r>
      <w:r>
        <w:t>10</w:t>
      </w:r>
      <w:r>
        <w:rPr>
          <w:rFonts w:hint="eastAsia"/>
        </w:rPr>
        <w:t>일 발표 함.</w:t>
      </w:r>
      <w:r>
        <w:t xml:space="preserve"> </w:t>
      </w:r>
      <w:r>
        <w:rPr>
          <w:rFonts w:hint="eastAsia"/>
        </w:rPr>
        <w:t>코코프레임워크를 개발한 목표는 아래와 같음</w:t>
      </w:r>
      <w:r>
        <w:br/>
      </w:r>
      <w:r>
        <w:rPr>
          <w:rFonts w:hint="eastAsia"/>
        </w:rPr>
        <w:t xml:space="preserve">1. 현재의 </w:t>
      </w:r>
      <w:proofErr w:type="spellStart"/>
      <w:r>
        <w:rPr>
          <w:rFonts w:hint="eastAsia"/>
        </w:rPr>
        <w:t>블록체인이</w:t>
      </w:r>
      <w:proofErr w:type="spellEnd"/>
      <w:r>
        <w:rPr>
          <w:rFonts w:hint="eastAsia"/>
        </w:rPr>
        <w:t xml:space="preserve"> 가지고 있는 </w:t>
      </w:r>
      <w:proofErr w:type="spellStart"/>
      <w:r>
        <w:rPr>
          <w:rFonts w:hint="eastAsia"/>
        </w:rPr>
        <w:t>제약점을</w:t>
      </w:r>
      <w:proofErr w:type="spellEnd"/>
      <w:r>
        <w:rPr>
          <w:rFonts w:hint="eastAsia"/>
        </w:rPr>
        <w:t xml:space="preserve"> 해결하기 위해서 새로운 프레임워크의 필요성</w:t>
      </w:r>
      <w:r>
        <w:br/>
      </w:r>
      <w:r>
        <w:rPr>
          <w:rFonts w:hint="eastAsia"/>
        </w:rPr>
        <w:t xml:space="preserve">2. </w:t>
      </w:r>
      <w:r>
        <w:t>MS</w:t>
      </w:r>
      <w:r>
        <w:rPr>
          <w:rFonts w:hint="eastAsia"/>
        </w:rPr>
        <w:t xml:space="preserve">가 생각하는 </w:t>
      </w:r>
      <w:proofErr w:type="spellStart"/>
      <w:r>
        <w:rPr>
          <w:rFonts w:hint="eastAsia"/>
        </w:rPr>
        <w:t>블록체인의</w:t>
      </w:r>
      <w:proofErr w:type="spellEnd"/>
      <w:r>
        <w:rPr>
          <w:rFonts w:hint="eastAsia"/>
        </w:rPr>
        <w:t xml:space="preserve"> </w:t>
      </w:r>
      <w:proofErr w:type="spellStart"/>
      <w:r>
        <w:rPr>
          <w:rFonts w:hint="eastAsia"/>
        </w:rPr>
        <w:t>제약점은</w:t>
      </w:r>
      <w:proofErr w:type="spellEnd"/>
      <w:r>
        <w:rPr>
          <w:rFonts w:hint="eastAsia"/>
        </w:rPr>
        <w:t xml:space="preserve"> 확장성,</w:t>
      </w:r>
      <w:r>
        <w:t xml:space="preserve"> </w:t>
      </w:r>
      <w:r>
        <w:rPr>
          <w:rFonts w:hint="eastAsia"/>
        </w:rPr>
        <w:t xml:space="preserve">통제 및 </w:t>
      </w:r>
      <w:proofErr w:type="spellStart"/>
      <w:r>
        <w:rPr>
          <w:rFonts w:hint="eastAsia"/>
        </w:rPr>
        <w:t>관리성</w:t>
      </w:r>
      <w:proofErr w:type="spellEnd"/>
      <w:r>
        <w:rPr>
          <w:rFonts w:hint="eastAsia"/>
        </w:rPr>
        <w:t xml:space="preserve"> 그리고 </w:t>
      </w:r>
      <w:proofErr w:type="spellStart"/>
      <w:r>
        <w:rPr>
          <w:rFonts w:hint="eastAsia"/>
        </w:rPr>
        <w:t>보안성</w:t>
      </w:r>
      <w:proofErr w:type="spellEnd"/>
      <w:r>
        <w:br/>
      </w:r>
      <w:r>
        <w:rPr>
          <w:rFonts w:hint="eastAsia"/>
        </w:rPr>
        <w:t xml:space="preserve">3. 새로운 </w:t>
      </w:r>
      <w:proofErr w:type="spellStart"/>
      <w:r>
        <w:rPr>
          <w:rFonts w:hint="eastAsia"/>
        </w:rPr>
        <w:t>프레임워킄</w:t>
      </w:r>
      <w:proofErr w:type="spellEnd"/>
      <w:r>
        <w:rPr>
          <w:rFonts w:hint="eastAsia"/>
        </w:rPr>
        <w:t xml:space="preserve"> 다양한 플랫폼을 지원할 수 있는 </w:t>
      </w:r>
      <w:r>
        <w:t>Cross-platform</w:t>
      </w:r>
      <w:r>
        <w:rPr>
          <w:rFonts w:hint="eastAsia"/>
        </w:rPr>
        <w:t>이어야 한다</w:t>
      </w:r>
      <w:r>
        <w:br/>
      </w:r>
      <w:proofErr w:type="spellStart"/>
      <w:r>
        <w:rPr>
          <w:rFonts w:hint="eastAsia"/>
        </w:rPr>
        <w:t>코코</w:t>
      </w:r>
      <w:proofErr w:type="spellEnd"/>
      <w:r>
        <w:rPr>
          <w:rFonts w:hint="eastAsia"/>
        </w:rPr>
        <w:t xml:space="preserve"> 프레임워크는 </w:t>
      </w:r>
      <w:proofErr w:type="spellStart"/>
      <w:r>
        <w:rPr>
          <w:rFonts w:hint="eastAsia"/>
        </w:rPr>
        <w:t>블록체인을</w:t>
      </w:r>
      <w:proofErr w:type="spellEnd"/>
      <w:r>
        <w:rPr>
          <w:rFonts w:hint="eastAsia"/>
        </w:rPr>
        <w:t xml:space="preserve"> 구성하는 가장 기본적이고 핵심 요소인 모든 원장 프로토콜과 운영체제 그리고 </w:t>
      </w:r>
      <w:r>
        <w:t xml:space="preserve">Trusted Execution Environment(TEE) </w:t>
      </w:r>
      <w:r>
        <w:rPr>
          <w:rFonts w:hint="eastAsia"/>
        </w:rPr>
        <w:t xml:space="preserve">혹은 프로세스의 보안 영역을 지원하거나 호환성이 보장된 </w:t>
      </w:r>
      <w:proofErr w:type="spellStart"/>
      <w:r>
        <w:rPr>
          <w:rFonts w:hint="eastAsia"/>
        </w:rPr>
        <w:t>하이퍼바이저</w:t>
      </w:r>
      <w:proofErr w:type="spellEnd"/>
      <w:r>
        <w:rPr>
          <w:rFonts w:hint="eastAsia"/>
        </w:rPr>
        <w:t xml:space="preserve"> 환경에서 운영될 수 있도록 개발 됨.</w:t>
      </w:r>
      <w:r>
        <w:br/>
      </w:r>
      <w:r>
        <w:lastRenderedPageBreak/>
        <w:t>MS</w:t>
      </w:r>
      <w:r>
        <w:rPr>
          <w:rFonts w:hint="eastAsia"/>
        </w:rPr>
        <w:t xml:space="preserve">가 발표한 기능이 정상적으로 구현된다면 </w:t>
      </w:r>
      <w:proofErr w:type="spellStart"/>
      <w:r>
        <w:rPr>
          <w:rFonts w:hint="eastAsia"/>
        </w:rPr>
        <w:t>블록체인용</w:t>
      </w:r>
      <w:proofErr w:type="spellEnd"/>
      <w:r>
        <w:rPr>
          <w:rFonts w:hint="eastAsia"/>
        </w:rPr>
        <w:t xml:space="preserve"> 앱이나 서비스를 개발하는 기업들 입장에서는 개발의 어려움과 기간 그리고 비용을 확 줄일 수 있다는 점에서 매우 좋은 소식.</w:t>
      </w:r>
      <w:r w:rsidR="00A81D17">
        <w:br/>
      </w:r>
    </w:p>
    <w:p w:rsidR="008A270C" w:rsidRPr="00D01AEA" w:rsidRDefault="00A81D17" w:rsidP="00077155">
      <w:pPr>
        <w:pStyle w:val="a3"/>
        <w:numPr>
          <w:ilvl w:val="0"/>
          <w:numId w:val="2"/>
        </w:numPr>
        <w:ind w:leftChars="0"/>
        <w:rPr>
          <w:ins w:id="0" w:author="BAChan" w:date="2017-08-15T21:23:00Z"/>
          <w:b/>
          <w:sz w:val="24"/>
        </w:rPr>
      </w:pPr>
      <w:proofErr w:type="spellStart"/>
      <w:r>
        <w:rPr>
          <w:rFonts w:hint="eastAsia"/>
          <w:b/>
          <w:sz w:val="24"/>
        </w:rPr>
        <w:t>블록체인</w:t>
      </w:r>
      <w:proofErr w:type="spellEnd"/>
      <w:r>
        <w:rPr>
          <w:rFonts w:hint="eastAsia"/>
          <w:b/>
          <w:sz w:val="24"/>
        </w:rPr>
        <w:t xml:space="preserve"> 기반 </w:t>
      </w:r>
      <w:proofErr w:type="spellStart"/>
      <w:r>
        <w:rPr>
          <w:rFonts w:hint="eastAsia"/>
          <w:b/>
          <w:sz w:val="24"/>
        </w:rPr>
        <w:t>카카오페이</w:t>
      </w:r>
      <w:proofErr w:type="spellEnd"/>
      <w:r>
        <w:rPr>
          <w:rFonts w:hint="eastAsia"/>
          <w:b/>
          <w:sz w:val="24"/>
        </w:rPr>
        <w:t xml:space="preserve"> 인증서</w:t>
      </w:r>
      <w:r>
        <w:rPr>
          <w:b/>
          <w:sz w:val="24"/>
        </w:rPr>
        <w:br/>
      </w:r>
      <w:r>
        <w:rPr>
          <w:rFonts w:hint="eastAsia"/>
        </w:rPr>
        <w:t xml:space="preserve">기존의 공인인증서를 대체할 </w:t>
      </w:r>
      <w:proofErr w:type="spellStart"/>
      <w:r>
        <w:rPr>
          <w:rFonts w:hint="eastAsia"/>
        </w:rPr>
        <w:t>블록체인</w:t>
      </w:r>
      <w:proofErr w:type="spellEnd"/>
      <w:r>
        <w:rPr>
          <w:rFonts w:hint="eastAsia"/>
        </w:rPr>
        <w:t xml:space="preserve"> 기반의 </w:t>
      </w:r>
      <w:r>
        <w:t>‘</w:t>
      </w:r>
      <w:proofErr w:type="spellStart"/>
      <w:r>
        <w:rPr>
          <w:rFonts w:hint="eastAsia"/>
        </w:rPr>
        <w:t>카카오페이</w:t>
      </w:r>
      <w:proofErr w:type="spellEnd"/>
      <w:r>
        <w:rPr>
          <w:rFonts w:hint="eastAsia"/>
        </w:rPr>
        <w:t xml:space="preserve"> 인증서</w:t>
      </w:r>
      <w:r>
        <w:t>’</w:t>
      </w:r>
      <w:r>
        <w:rPr>
          <w:rFonts w:hint="eastAsia"/>
        </w:rPr>
        <w:t>가 출시.</w:t>
      </w:r>
      <w:r>
        <w:br/>
      </w:r>
      <w:proofErr w:type="spellStart"/>
      <w:r>
        <w:rPr>
          <w:rFonts w:hint="eastAsia"/>
        </w:rPr>
        <w:t>카카오페이</w:t>
      </w:r>
      <w:proofErr w:type="spellEnd"/>
      <w:r>
        <w:rPr>
          <w:rFonts w:hint="eastAsia"/>
        </w:rPr>
        <w:t xml:space="preserve"> 인증은 개인정보 수집과 신용정보 조회 </w:t>
      </w:r>
      <w:proofErr w:type="spellStart"/>
      <w:r>
        <w:rPr>
          <w:rFonts w:hint="eastAsia"/>
        </w:rPr>
        <w:t>됭의</w:t>
      </w:r>
      <w:proofErr w:type="spellEnd"/>
      <w:r>
        <w:rPr>
          <w:rFonts w:hint="eastAsia"/>
        </w:rPr>
        <w:t>,</w:t>
      </w:r>
      <w:r>
        <w:t xml:space="preserve"> </w:t>
      </w:r>
      <w:r>
        <w:rPr>
          <w:rFonts w:hint="eastAsia"/>
        </w:rPr>
        <w:t xml:space="preserve">보험 청약, 대출 계약 등 전자서명이 요구되는 문서를 </w:t>
      </w:r>
      <w:proofErr w:type="spellStart"/>
      <w:r>
        <w:rPr>
          <w:rFonts w:hint="eastAsia"/>
        </w:rPr>
        <w:t>카카오톡</w:t>
      </w:r>
      <w:proofErr w:type="spellEnd"/>
      <w:r>
        <w:rPr>
          <w:rFonts w:hint="eastAsia"/>
        </w:rPr>
        <w:t xml:space="preserve"> 메시지로 확인하고 비밀번호 입력만으로 서명을 완료할 수 있는 서비스.</w:t>
      </w:r>
      <w:r>
        <w:t xml:space="preserve"> </w:t>
      </w:r>
      <w:r>
        <w:rPr>
          <w:rFonts w:hint="eastAsia"/>
        </w:rPr>
        <w:t xml:space="preserve">공인인증서와 동일한 </w:t>
      </w:r>
      <w:r>
        <w:t xml:space="preserve">PKI </w:t>
      </w:r>
      <w:r>
        <w:rPr>
          <w:rFonts w:hint="eastAsia"/>
        </w:rPr>
        <w:t xml:space="preserve">전자서명 및 </w:t>
      </w:r>
      <w:proofErr w:type="spellStart"/>
      <w:r>
        <w:rPr>
          <w:rFonts w:hint="eastAsia"/>
        </w:rPr>
        <w:t>블록체인</w:t>
      </w:r>
      <w:proofErr w:type="spellEnd"/>
      <w:r>
        <w:rPr>
          <w:rFonts w:hint="eastAsia"/>
        </w:rPr>
        <w:t xml:space="preserve"> 기술을 활용하여 보안성도 높였다.</w:t>
      </w:r>
      <w:r>
        <w:br/>
      </w:r>
      <w:r>
        <w:rPr>
          <w:rFonts w:hint="eastAsia"/>
        </w:rPr>
        <w:t xml:space="preserve">현재는 </w:t>
      </w:r>
      <w:proofErr w:type="spellStart"/>
      <w:r>
        <w:rPr>
          <w:rFonts w:hint="eastAsia"/>
        </w:rPr>
        <w:t>신한생명</w:t>
      </w:r>
      <w:proofErr w:type="spellEnd"/>
      <w:r>
        <w:rPr>
          <w:rFonts w:hint="eastAsia"/>
        </w:rPr>
        <w:t>,</w:t>
      </w:r>
      <w:r>
        <w:t xml:space="preserve"> </w:t>
      </w:r>
      <w:r>
        <w:rPr>
          <w:rFonts w:hint="eastAsia"/>
        </w:rPr>
        <w:t>한화손해보험,</w:t>
      </w:r>
      <w:r>
        <w:t xml:space="preserve"> </w:t>
      </w:r>
      <w:r>
        <w:rPr>
          <w:rFonts w:hint="eastAsia"/>
        </w:rPr>
        <w:t>대신증권,</w:t>
      </w:r>
      <w:r>
        <w:t xml:space="preserve"> KT</w:t>
      </w:r>
      <w:r>
        <w:rPr>
          <w:rFonts w:hint="eastAsia"/>
        </w:rPr>
        <w:t>에스테이트,</w:t>
      </w:r>
      <w:r>
        <w:t xml:space="preserve"> </w:t>
      </w:r>
      <w:proofErr w:type="spellStart"/>
      <w:r>
        <w:rPr>
          <w:rFonts w:hint="eastAsia"/>
        </w:rPr>
        <w:t>라이나생명</w:t>
      </w:r>
      <w:proofErr w:type="spellEnd"/>
      <w:r>
        <w:rPr>
          <w:rFonts w:hint="eastAsia"/>
        </w:rPr>
        <w:t>,</w:t>
      </w:r>
      <w:r>
        <w:t xml:space="preserve"> </w:t>
      </w:r>
      <w:proofErr w:type="spellStart"/>
      <w:r>
        <w:rPr>
          <w:rFonts w:hint="eastAsia"/>
        </w:rPr>
        <w:t>한국구제기아대책기구</w:t>
      </w:r>
      <w:proofErr w:type="spellEnd"/>
      <w:r>
        <w:rPr>
          <w:rFonts w:hint="eastAsia"/>
        </w:rPr>
        <w:t>,</w:t>
      </w:r>
      <w:r>
        <w:t xml:space="preserve"> </w:t>
      </w:r>
      <w:proofErr w:type="spellStart"/>
      <w:r>
        <w:rPr>
          <w:rFonts w:hint="eastAsia"/>
        </w:rPr>
        <w:t>국경없는의사회</w:t>
      </w:r>
      <w:proofErr w:type="spellEnd"/>
      <w:r>
        <w:rPr>
          <w:rFonts w:hint="eastAsia"/>
        </w:rPr>
        <w:t xml:space="preserve"> 등 </w:t>
      </w:r>
      <w:r>
        <w:t>7</w:t>
      </w:r>
      <w:r>
        <w:rPr>
          <w:rFonts w:hint="eastAsia"/>
        </w:rPr>
        <w:t xml:space="preserve">개 기완이 서비스 출시 직후 </w:t>
      </w:r>
      <w:proofErr w:type="spellStart"/>
      <w:r>
        <w:rPr>
          <w:rFonts w:hint="eastAsia"/>
        </w:rPr>
        <w:t>이용중에</w:t>
      </w:r>
      <w:proofErr w:type="spellEnd"/>
      <w:r>
        <w:rPr>
          <w:rFonts w:hint="eastAsia"/>
        </w:rPr>
        <w:t xml:space="preserve"> 있다.</w:t>
      </w:r>
      <w:r>
        <w:t xml:space="preserve"> </w:t>
      </w:r>
      <w:r w:rsidR="000A5919">
        <w:rPr>
          <w:rFonts w:hint="eastAsia"/>
        </w:rPr>
        <w:t>향후에는 기업 및 공공기관 웹사이트 간편 로그인,</w:t>
      </w:r>
      <w:r w:rsidR="000A5919">
        <w:t xml:space="preserve"> </w:t>
      </w:r>
      <w:proofErr w:type="spellStart"/>
      <w:r w:rsidR="000A5919">
        <w:rPr>
          <w:rFonts w:hint="eastAsia"/>
        </w:rPr>
        <w:t>금융사</w:t>
      </w:r>
      <w:proofErr w:type="spellEnd"/>
      <w:r w:rsidR="000A5919">
        <w:rPr>
          <w:rFonts w:hint="eastAsia"/>
        </w:rPr>
        <w:t xml:space="preserve"> </w:t>
      </w:r>
      <w:r w:rsidR="000A5919">
        <w:t>2</w:t>
      </w:r>
      <w:r w:rsidR="000A5919">
        <w:rPr>
          <w:rFonts w:hint="eastAsia"/>
        </w:rPr>
        <w:t>채널 추가 인증,</w:t>
      </w:r>
      <w:r w:rsidR="000A5919">
        <w:t xml:space="preserve"> </w:t>
      </w:r>
      <w:r w:rsidR="000A5919">
        <w:rPr>
          <w:rFonts w:hint="eastAsia"/>
        </w:rPr>
        <w:t xml:space="preserve">전화 상담 시 </w:t>
      </w:r>
      <w:proofErr w:type="spellStart"/>
      <w:r w:rsidR="000A5919">
        <w:rPr>
          <w:rFonts w:hint="eastAsia"/>
        </w:rPr>
        <w:t>비대면인증</w:t>
      </w:r>
      <w:proofErr w:type="spellEnd"/>
      <w:r w:rsidR="000A5919">
        <w:rPr>
          <w:rFonts w:hint="eastAsia"/>
        </w:rPr>
        <w:t xml:space="preserve"> 등의 간편 인증 서비스도 제공할 예정.</w:t>
      </w:r>
    </w:p>
    <w:tbl>
      <w:tblPr>
        <w:tblStyle w:val="a4"/>
        <w:tblW w:w="0" w:type="auto"/>
        <w:tblInd w:w="360" w:type="dxa"/>
        <w:tblLook w:val="04A0" w:firstRow="1" w:lastRow="0" w:firstColumn="1" w:lastColumn="0" w:noHBand="0" w:noVBand="1"/>
        <w:tblPrChange w:id="1" w:author="BAChan" w:date="2017-08-15T21:24:00Z">
          <w:tblPr>
            <w:tblStyle w:val="a4"/>
            <w:tblW w:w="0" w:type="auto"/>
            <w:tblInd w:w="360" w:type="dxa"/>
            <w:tblLook w:val="04A0" w:firstRow="1" w:lastRow="0" w:firstColumn="1" w:lastColumn="0" w:noHBand="0" w:noVBand="1"/>
          </w:tblPr>
        </w:tblPrChange>
      </w:tblPr>
      <w:tblGrid>
        <w:gridCol w:w="1336"/>
        <w:gridCol w:w="7320"/>
        <w:tblGridChange w:id="2">
          <w:tblGrid>
            <w:gridCol w:w="4328"/>
            <w:gridCol w:w="4328"/>
          </w:tblGrid>
        </w:tblGridChange>
      </w:tblGrid>
      <w:tr w:rsidR="008A270C" w:rsidTr="008A270C">
        <w:trPr>
          <w:trHeight w:val="433"/>
          <w:ins w:id="3" w:author="BAChan" w:date="2017-08-15T21:23:00Z"/>
        </w:trPr>
        <w:tc>
          <w:tcPr>
            <w:tcW w:w="1336" w:type="dxa"/>
            <w:tcPrChange w:id="4" w:author="BAChan" w:date="2017-08-15T21:24:00Z">
              <w:tcPr>
                <w:tcW w:w="4508" w:type="dxa"/>
              </w:tcPr>
            </w:tcPrChange>
          </w:tcPr>
          <w:p w:rsidR="008A270C" w:rsidRPr="008A270C" w:rsidRDefault="008A270C">
            <w:pPr>
              <w:jc w:val="center"/>
              <w:rPr>
                <w:ins w:id="5" w:author="BAChan" w:date="2017-08-15T21:23:00Z"/>
                <w:b/>
                <w:sz w:val="24"/>
                <w:rPrChange w:id="6" w:author="BAChan" w:date="2017-08-15T21:23:00Z">
                  <w:rPr>
                    <w:ins w:id="7" w:author="BAChan" w:date="2017-08-15T21:23:00Z"/>
                  </w:rPr>
                </w:rPrChange>
              </w:rPr>
              <w:pPrChange w:id="8" w:author="BAChan" w:date="2017-08-15T21:24:00Z">
                <w:pPr>
                  <w:pStyle w:val="a3"/>
                  <w:numPr>
                    <w:numId w:val="2"/>
                  </w:numPr>
                  <w:ind w:leftChars="0" w:left="0" w:hanging="360"/>
                </w:pPr>
              </w:pPrChange>
            </w:pPr>
            <w:ins w:id="9" w:author="BAChan" w:date="2017-08-15T21:24:00Z">
              <w:r w:rsidRPr="008A270C">
                <w:rPr>
                  <w:rFonts w:hint="eastAsia"/>
                  <w:b/>
                  <w:rPrChange w:id="10" w:author="BAChan" w:date="2017-08-15T21:24:00Z">
                    <w:rPr>
                      <w:rFonts w:hint="eastAsia"/>
                      <w:b/>
                      <w:sz w:val="24"/>
                    </w:rPr>
                  </w:rPrChange>
                </w:rPr>
                <w:t>구분</w:t>
              </w:r>
            </w:ins>
          </w:p>
        </w:tc>
        <w:tc>
          <w:tcPr>
            <w:tcW w:w="7320" w:type="dxa"/>
            <w:tcPrChange w:id="11" w:author="BAChan" w:date="2017-08-15T21:24:00Z">
              <w:tcPr>
                <w:tcW w:w="4508" w:type="dxa"/>
              </w:tcPr>
            </w:tcPrChange>
          </w:tcPr>
          <w:p w:rsidR="008A270C" w:rsidRPr="008A270C" w:rsidRDefault="008A270C">
            <w:pPr>
              <w:jc w:val="center"/>
              <w:rPr>
                <w:ins w:id="12" w:author="BAChan" w:date="2017-08-15T21:23:00Z"/>
                <w:b/>
                <w:sz w:val="24"/>
                <w:rPrChange w:id="13" w:author="BAChan" w:date="2017-08-15T21:23:00Z">
                  <w:rPr>
                    <w:ins w:id="14" w:author="BAChan" w:date="2017-08-15T21:23:00Z"/>
                  </w:rPr>
                </w:rPrChange>
              </w:rPr>
              <w:pPrChange w:id="15" w:author="BAChan" w:date="2017-08-15T21:24:00Z">
                <w:pPr>
                  <w:pStyle w:val="a3"/>
                  <w:numPr>
                    <w:numId w:val="2"/>
                  </w:numPr>
                  <w:ind w:leftChars="0" w:left="0" w:hanging="360"/>
                </w:pPr>
              </w:pPrChange>
            </w:pPr>
            <w:ins w:id="16" w:author="BAChan" w:date="2017-08-15T21:24:00Z">
              <w:r w:rsidRPr="008A270C">
                <w:rPr>
                  <w:rFonts w:hint="eastAsia"/>
                  <w:b/>
                  <w:rPrChange w:id="17" w:author="BAChan" w:date="2017-08-15T21:24:00Z">
                    <w:rPr>
                      <w:rFonts w:hint="eastAsia"/>
                      <w:b/>
                      <w:sz w:val="24"/>
                    </w:rPr>
                  </w:rPrChange>
                </w:rPr>
                <w:t>내용</w:t>
              </w:r>
            </w:ins>
          </w:p>
        </w:tc>
      </w:tr>
      <w:tr w:rsidR="008A270C" w:rsidTr="008A270C">
        <w:trPr>
          <w:trHeight w:val="1545"/>
          <w:ins w:id="18" w:author="BAChan" w:date="2017-08-15T21:23:00Z"/>
        </w:trPr>
        <w:tc>
          <w:tcPr>
            <w:tcW w:w="1336" w:type="dxa"/>
            <w:vAlign w:val="center"/>
            <w:tcPrChange w:id="19" w:author="BAChan" w:date="2017-08-15T21:27:00Z">
              <w:tcPr>
                <w:tcW w:w="4508" w:type="dxa"/>
              </w:tcPr>
            </w:tcPrChange>
          </w:tcPr>
          <w:p w:rsidR="008A270C" w:rsidRPr="008A270C" w:rsidRDefault="008A270C">
            <w:pPr>
              <w:jc w:val="center"/>
              <w:rPr>
                <w:ins w:id="20" w:author="BAChan" w:date="2017-08-15T21:23:00Z"/>
              </w:rPr>
              <w:pPrChange w:id="21" w:author="BAChan" w:date="2017-08-15T21:24:00Z">
                <w:pPr>
                  <w:pStyle w:val="a3"/>
                  <w:numPr>
                    <w:numId w:val="2"/>
                  </w:numPr>
                  <w:ind w:leftChars="0" w:left="0" w:hanging="360"/>
                </w:pPr>
              </w:pPrChange>
            </w:pPr>
            <w:ins w:id="22" w:author="BAChan" w:date="2017-08-15T21:25:00Z">
              <w:r>
                <w:rPr>
                  <w:rFonts w:hint="eastAsia"/>
                </w:rPr>
                <w:t>특징</w:t>
              </w:r>
            </w:ins>
          </w:p>
        </w:tc>
        <w:tc>
          <w:tcPr>
            <w:tcW w:w="7320" w:type="dxa"/>
            <w:vAlign w:val="center"/>
            <w:tcPrChange w:id="23" w:author="BAChan" w:date="2017-08-15T21:27:00Z">
              <w:tcPr>
                <w:tcW w:w="4508" w:type="dxa"/>
              </w:tcPr>
            </w:tcPrChange>
          </w:tcPr>
          <w:p w:rsidR="008A270C" w:rsidRPr="008A270C" w:rsidRDefault="008A270C">
            <w:pPr>
              <w:rPr>
                <w:ins w:id="24" w:author="BAChan" w:date="2017-08-15T21:23:00Z"/>
              </w:rPr>
              <w:pPrChange w:id="25" w:author="BAChan" w:date="2017-08-15T21:25:00Z">
                <w:pPr>
                  <w:pStyle w:val="a3"/>
                  <w:numPr>
                    <w:numId w:val="2"/>
                  </w:numPr>
                  <w:ind w:leftChars="0" w:left="0" w:hanging="360"/>
                </w:pPr>
              </w:pPrChange>
            </w:pPr>
            <w:ins w:id="26" w:author="BAChan" w:date="2017-08-15T21:25:00Z">
              <w:r>
                <w:rPr>
                  <w:rFonts w:hint="eastAsia"/>
                </w:rPr>
                <w:t xml:space="preserve">PKI, 안티 </w:t>
              </w:r>
              <w:proofErr w:type="spellStart"/>
              <w:r>
                <w:rPr>
                  <w:rFonts w:hint="eastAsia"/>
                </w:rPr>
                <w:t>미러링</w:t>
              </w:r>
              <w:proofErr w:type="spellEnd"/>
              <w:r>
                <w:rPr>
                  <w:rFonts w:hint="eastAsia"/>
                </w:rPr>
                <w:t xml:space="preserve"> 보안 솔루션 사용으로 </w:t>
              </w:r>
              <w:proofErr w:type="spellStart"/>
              <w:r>
                <w:rPr>
                  <w:rFonts w:hint="eastAsia"/>
                </w:rPr>
                <w:t>위변조</w:t>
              </w:r>
              <w:proofErr w:type="spellEnd"/>
              <w:r>
                <w:rPr>
                  <w:rFonts w:hint="eastAsia"/>
                </w:rPr>
                <w:t xml:space="preserve"> 및 해킹 방지</w:t>
              </w:r>
              <w:r>
                <w:br/>
              </w:r>
              <w:proofErr w:type="spellStart"/>
              <w:r>
                <w:rPr>
                  <w:rFonts w:hint="eastAsia"/>
                </w:rPr>
                <w:t>블록체인</w:t>
              </w:r>
              <w:proofErr w:type="spellEnd"/>
              <w:r>
                <w:rPr>
                  <w:rFonts w:hint="eastAsia"/>
                </w:rPr>
                <w:t xml:space="preserve"> 접목,</w:t>
              </w:r>
              <w:r>
                <w:t xml:space="preserve"> </w:t>
              </w:r>
              <w:proofErr w:type="spellStart"/>
              <w:r>
                <w:rPr>
                  <w:rFonts w:hint="eastAsia"/>
                </w:rPr>
                <w:t>활용성</w:t>
              </w:r>
              <w:proofErr w:type="spellEnd"/>
              <w:r>
                <w:rPr>
                  <w:rFonts w:hint="eastAsia"/>
                </w:rPr>
                <w:t xml:space="preserve"> 극대화</w:t>
              </w:r>
              <w:r>
                <w:br/>
              </w:r>
              <w:r>
                <w:rPr>
                  <w:rFonts w:hint="eastAsia"/>
                </w:rPr>
                <w:t xml:space="preserve">전자금융거래법 및 </w:t>
              </w:r>
              <w:proofErr w:type="spellStart"/>
              <w:r>
                <w:rPr>
                  <w:rFonts w:hint="eastAsia"/>
                </w:rPr>
                <w:t>전자서명법</w:t>
              </w:r>
              <w:proofErr w:type="spellEnd"/>
              <w:r>
                <w:rPr>
                  <w:rFonts w:hint="eastAsia"/>
                </w:rPr>
                <w:t xml:space="preserve"> 등 관련 </w:t>
              </w:r>
            </w:ins>
            <w:ins w:id="27" w:author="BAChan" w:date="2017-08-15T21:26:00Z">
              <w:r>
                <w:rPr>
                  <w:rFonts w:hint="eastAsia"/>
                </w:rPr>
                <w:t>법률에 따른 요건 완비 및 법률 검토 완료</w:t>
              </w:r>
            </w:ins>
          </w:p>
        </w:tc>
      </w:tr>
      <w:tr w:rsidR="008A270C" w:rsidTr="008A270C">
        <w:trPr>
          <w:trHeight w:val="1270"/>
          <w:ins w:id="28" w:author="BAChan" w:date="2017-08-15T21:23:00Z"/>
        </w:trPr>
        <w:tc>
          <w:tcPr>
            <w:tcW w:w="1336" w:type="dxa"/>
            <w:vAlign w:val="center"/>
            <w:tcPrChange w:id="29" w:author="BAChan" w:date="2017-08-15T21:27:00Z">
              <w:tcPr>
                <w:tcW w:w="4508" w:type="dxa"/>
              </w:tcPr>
            </w:tcPrChange>
          </w:tcPr>
          <w:p w:rsidR="008A270C" w:rsidRPr="008A270C" w:rsidRDefault="008A270C">
            <w:pPr>
              <w:jc w:val="center"/>
              <w:rPr>
                <w:ins w:id="30" w:author="BAChan" w:date="2017-08-15T21:23:00Z"/>
              </w:rPr>
              <w:pPrChange w:id="31" w:author="BAChan" w:date="2017-08-15T21:24:00Z">
                <w:pPr>
                  <w:pStyle w:val="a3"/>
                  <w:numPr>
                    <w:numId w:val="2"/>
                  </w:numPr>
                  <w:ind w:leftChars="0" w:left="0" w:hanging="360"/>
                </w:pPr>
              </w:pPrChange>
            </w:pPr>
            <w:proofErr w:type="spellStart"/>
            <w:ins w:id="32" w:author="BAChan" w:date="2017-08-15T21:25:00Z">
              <w:r>
                <w:rPr>
                  <w:rFonts w:hint="eastAsia"/>
                </w:rPr>
                <w:t>활용처</w:t>
              </w:r>
            </w:ins>
            <w:proofErr w:type="spellEnd"/>
          </w:p>
        </w:tc>
        <w:tc>
          <w:tcPr>
            <w:tcW w:w="7320" w:type="dxa"/>
            <w:vAlign w:val="center"/>
            <w:tcPrChange w:id="33" w:author="BAChan" w:date="2017-08-15T21:27:00Z">
              <w:tcPr>
                <w:tcW w:w="4508" w:type="dxa"/>
              </w:tcPr>
            </w:tcPrChange>
          </w:tcPr>
          <w:p w:rsidR="008A270C" w:rsidRDefault="008A270C">
            <w:pPr>
              <w:rPr>
                <w:ins w:id="34" w:author="BAChan" w:date="2017-08-15T21:26:00Z"/>
              </w:rPr>
              <w:pPrChange w:id="35" w:author="BAChan" w:date="2017-08-15T21:25:00Z">
                <w:pPr>
                  <w:pStyle w:val="a3"/>
                  <w:numPr>
                    <w:numId w:val="2"/>
                  </w:numPr>
                  <w:ind w:leftChars="0" w:left="0" w:hanging="360"/>
                </w:pPr>
              </w:pPrChange>
            </w:pPr>
            <w:ins w:id="36" w:author="BAChan" w:date="2017-08-15T21:26:00Z">
              <w:r>
                <w:rPr>
                  <w:rFonts w:hint="eastAsia"/>
                </w:rPr>
                <w:t>전자서명(자동이체 출금 동의,</w:t>
              </w:r>
              <w:r>
                <w:t xml:space="preserve"> </w:t>
              </w:r>
              <w:proofErr w:type="spellStart"/>
              <w:r>
                <w:rPr>
                  <w:rFonts w:hint="eastAsia"/>
                </w:rPr>
                <w:t>각종계약</w:t>
              </w:r>
              <w:proofErr w:type="spellEnd"/>
              <w:r>
                <w:rPr>
                  <w:rFonts w:hint="eastAsia"/>
                </w:rPr>
                <w:t xml:space="preserve"> 서명)</w:t>
              </w:r>
              <w:r>
                <w:br/>
              </w:r>
              <w:r>
                <w:rPr>
                  <w:rFonts w:hint="eastAsia"/>
                </w:rPr>
                <w:t>등기우편 대체(전자문서 유통)</w:t>
              </w:r>
            </w:ins>
          </w:p>
          <w:p w:rsidR="008A270C" w:rsidRPr="008A270C" w:rsidRDefault="008A270C">
            <w:pPr>
              <w:rPr>
                <w:ins w:id="37" w:author="BAChan" w:date="2017-08-15T21:23:00Z"/>
              </w:rPr>
              <w:pPrChange w:id="38" w:author="BAChan" w:date="2017-08-15T21:25:00Z">
                <w:pPr>
                  <w:pStyle w:val="a3"/>
                  <w:numPr>
                    <w:numId w:val="2"/>
                  </w:numPr>
                  <w:ind w:leftChars="0" w:left="0" w:hanging="360"/>
                </w:pPr>
              </w:pPrChange>
            </w:pPr>
            <w:ins w:id="39" w:author="BAChan" w:date="2017-08-15T21:26:00Z">
              <w:r>
                <w:rPr>
                  <w:rFonts w:hint="eastAsia"/>
                </w:rPr>
                <w:t>간편 본인 인증</w:t>
              </w:r>
            </w:ins>
          </w:p>
        </w:tc>
      </w:tr>
      <w:tr w:rsidR="008A270C" w:rsidTr="008A270C">
        <w:trPr>
          <w:trHeight w:val="714"/>
          <w:ins w:id="40" w:author="BAChan" w:date="2017-08-15T21:23:00Z"/>
        </w:trPr>
        <w:tc>
          <w:tcPr>
            <w:tcW w:w="1336" w:type="dxa"/>
            <w:vAlign w:val="center"/>
            <w:tcPrChange w:id="41" w:author="BAChan" w:date="2017-08-15T21:25:00Z">
              <w:tcPr>
                <w:tcW w:w="4508" w:type="dxa"/>
              </w:tcPr>
            </w:tcPrChange>
          </w:tcPr>
          <w:p w:rsidR="008A270C" w:rsidRPr="008A270C" w:rsidRDefault="008A270C">
            <w:pPr>
              <w:jc w:val="center"/>
              <w:rPr>
                <w:ins w:id="42" w:author="BAChan" w:date="2017-08-15T21:23:00Z"/>
              </w:rPr>
              <w:pPrChange w:id="43" w:author="BAChan" w:date="2017-08-15T21:24:00Z">
                <w:pPr>
                  <w:pStyle w:val="a3"/>
                  <w:numPr>
                    <w:numId w:val="2"/>
                  </w:numPr>
                  <w:ind w:leftChars="0" w:left="0" w:hanging="360"/>
                </w:pPr>
              </w:pPrChange>
            </w:pPr>
            <w:ins w:id="44" w:author="BAChan" w:date="2017-08-15T21:25:00Z">
              <w:r>
                <w:rPr>
                  <w:rFonts w:hint="eastAsia"/>
                </w:rPr>
                <w:t>서비스 기관</w:t>
              </w:r>
            </w:ins>
          </w:p>
        </w:tc>
        <w:tc>
          <w:tcPr>
            <w:tcW w:w="7320" w:type="dxa"/>
            <w:vAlign w:val="center"/>
            <w:tcPrChange w:id="45" w:author="BAChan" w:date="2017-08-15T21:25:00Z">
              <w:tcPr>
                <w:tcW w:w="4508" w:type="dxa"/>
              </w:tcPr>
            </w:tcPrChange>
          </w:tcPr>
          <w:p w:rsidR="008A270C" w:rsidRPr="008A270C" w:rsidRDefault="008A270C">
            <w:pPr>
              <w:rPr>
                <w:ins w:id="46" w:author="BAChan" w:date="2017-08-15T21:23:00Z"/>
              </w:rPr>
              <w:pPrChange w:id="47" w:author="BAChan" w:date="2017-08-15T21:25:00Z">
                <w:pPr>
                  <w:pStyle w:val="a3"/>
                  <w:numPr>
                    <w:numId w:val="2"/>
                  </w:numPr>
                  <w:ind w:leftChars="0" w:left="0" w:hanging="360"/>
                </w:pPr>
              </w:pPrChange>
            </w:pPr>
            <w:proofErr w:type="spellStart"/>
            <w:ins w:id="48" w:author="BAChan" w:date="2017-08-15T21:26:00Z">
              <w:r>
                <w:rPr>
                  <w:rFonts w:hint="eastAsia"/>
                </w:rPr>
                <w:t>신한생명</w:t>
              </w:r>
              <w:proofErr w:type="spellEnd"/>
              <w:r>
                <w:rPr>
                  <w:rFonts w:hint="eastAsia"/>
                </w:rPr>
                <w:t>, 한화손해보험,</w:t>
              </w:r>
              <w:r>
                <w:t xml:space="preserve"> </w:t>
              </w:r>
              <w:r>
                <w:rPr>
                  <w:rFonts w:hint="eastAsia"/>
                </w:rPr>
                <w:t>대신증권,</w:t>
              </w:r>
              <w:r>
                <w:t xml:space="preserve"> </w:t>
              </w:r>
              <w:r>
                <w:rPr>
                  <w:rFonts w:hint="eastAsia"/>
                </w:rPr>
                <w:t>금융결제원,</w:t>
              </w:r>
              <w:r>
                <w:t xml:space="preserve"> KT</w:t>
              </w:r>
              <w:r>
                <w:rPr>
                  <w:rFonts w:hint="eastAsia"/>
                </w:rPr>
                <w:t>이스테이트 등등</w:t>
              </w:r>
            </w:ins>
          </w:p>
        </w:tc>
      </w:tr>
      <w:tr w:rsidR="008A270C" w:rsidTr="008A270C">
        <w:trPr>
          <w:trHeight w:val="697"/>
          <w:ins w:id="49" w:author="BAChan" w:date="2017-08-15T21:23:00Z"/>
        </w:trPr>
        <w:tc>
          <w:tcPr>
            <w:tcW w:w="1336" w:type="dxa"/>
            <w:vAlign w:val="center"/>
            <w:tcPrChange w:id="50" w:author="BAChan" w:date="2017-08-15T21:25:00Z">
              <w:tcPr>
                <w:tcW w:w="4508" w:type="dxa"/>
              </w:tcPr>
            </w:tcPrChange>
          </w:tcPr>
          <w:p w:rsidR="008A270C" w:rsidRPr="008A270C" w:rsidRDefault="008A270C">
            <w:pPr>
              <w:jc w:val="center"/>
              <w:rPr>
                <w:ins w:id="51" w:author="BAChan" w:date="2017-08-15T21:23:00Z"/>
              </w:rPr>
              <w:pPrChange w:id="52" w:author="BAChan" w:date="2017-08-15T21:25:00Z">
                <w:pPr>
                  <w:pStyle w:val="a3"/>
                  <w:numPr>
                    <w:numId w:val="2"/>
                  </w:numPr>
                  <w:ind w:leftChars="0" w:left="0" w:hanging="360"/>
                </w:pPr>
              </w:pPrChange>
            </w:pPr>
            <w:ins w:id="53" w:author="BAChan" w:date="2017-08-15T21:25:00Z">
              <w:r>
                <w:rPr>
                  <w:rFonts w:hint="eastAsia"/>
                </w:rPr>
                <w:t>목표</w:t>
              </w:r>
            </w:ins>
          </w:p>
        </w:tc>
        <w:tc>
          <w:tcPr>
            <w:tcW w:w="7320" w:type="dxa"/>
            <w:vAlign w:val="center"/>
            <w:tcPrChange w:id="54" w:author="BAChan" w:date="2017-08-15T21:25:00Z">
              <w:tcPr>
                <w:tcW w:w="4508" w:type="dxa"/>
              </w:tcPr>
            </w:tcPrChange>
          </w:tcPr>
          <w:p w:rsidR="008A270C" w:rsidRPr="008A270C" w:rsidRDefault="008A270C">
            <w:pPr>
              <w:rPr>
                <w:ins w:id="55" w:author="BAChan" w:date="2017-08-15T21:23:00Z"/>
              </w:rPr>
              <w:pPrChange w:id="56" w:author="BAChan" w:date="2017-08-15T21:25:00Z">
                <w:pPr>
                  <w:pStyle w:val="a3"/>
                  <w:numPr>
                    <w:numId w:val="2"/>
                  </w:numPr>
                  <w:ind w:leftChars="0" w:left="0" w:hanging="360"/>
                </w:pPr>
              </w:pPrChange>
            </w:pPr>
            <w:ins w:id="57" w:author="BAChan" w:date="2017-08-15T21:26:00Z">
              <w:r>
                <w:rPr>
                  <w:rFonts w:hint="eastAsia"/>
                </w:rPr>
                <w:t>안전하고 편리한 인증 서비스를 모든 곳에서 사용해 공인인증서 대체</w:t>
              </w:r>
            </w:ins>
          </w:p>
        </w:tc>
      </w:tr>
    </w:tbl>
    <w:p w:rsidR="002158CE" w:rsidRDefault="002158CE" w:rsidP="002158CE">
      <w:pPr>
        <w:rPr>
          <w:ins w:id="58" w:author="BAChan" w:date="2017-08-17T23:26:00Z"/>
          <w:b/>
          <w:sz w:val="24"/>
        </w:rPr>
      </w:pPr>
      <w:ins w:id="59" w:author="BAChan" w:date="2017-08-17T23:27:00Z">
        <w:r>
          <w:rPr>
            <w:rFonts w:hint="eastAsia"/>
            <w:b/>
            <w:sz w:val="24"/>
          </w:rPr>
          <w:t xml:space="preserve"> </w:t>
        </w:r>
      </w:ins>
    </w:p>
    <w:p w:rsidR="00A81D17" w:rsidRPr="002158CE" w:rsidRDefault="002158CE" w:rsidP="002158CE">
      <w:pPr>
        <w:pStyle w:val="a3"/>
        <w:numPr>
          <w:ilvl w:val="0"/>
          <w:numId w:val="2"/>
        </w:numPr>
        <w:ind w:leftChars="0"/>
        <w:rPr>
          <w:ins w:id="60" w:author="BAChan" w:date="2017-08-17T23:28:00Z"/>
          <w:b/>
          <w:sz w:val="24"/>
          <w:rPrChange w:id="61" w:author="BAChan" w:date="2017-08-17T23:28:00Z">
            <w:rPr>
              <w:ins w:id="62" w:author="BAChan" w:date="2017-08-17T23:28:00Z"/>
              <w:kern w:val="0"/>
            </w:rPr>
          </w:rPrChange>
        </w:rPr>
      </w:pPr>
      <w:ins w:id="63" w:author="BAChan" w:date="2017-08-17T23:27:00Z">
        <w:r>
          <w:rPr>
            <w:rFonts w:hint="eastAsia"/>
            <w:b/>
            <w:sz w:val="24"/>
          </w:rPr>
          <w:t xml:space="preserve">삼성전자, </w:t>
        </w:r>
        <w:proofErr w:type="spellStart"/>
        <w:r>
          <w:rPr>
            <w:rFonts w:hint="eastAsia"/>
            <w:b/>
            <w:sz w:val="24"/>
          </w:rPr>
          <w:t>칩</w:t>
        </w:r>
        <w:r>
          <w:rPr>
            <w:rFonts w:asciiTheme="minorEastAsia" w:hAnsiTheme="minorEastAsia" w:hint="eastAsia"/>
            <w:b/>
            <w:sz w:val="24"/>
          </w:rPr>
          <w:t>·</w:t>
        </w:r>
        <w:r>
          <w:rPr>
            <w:rFonts w:hint="eastAsia"/>
            <w:b/>
            <w:sz w:val="24"/>
          </w:rPr>
          <w:t>단말</w:t>
        </w:r>
        <w:r>
          <w:rPr>
            <w:rFonts w:asciiTheme="minorEastAsia" w:hAnsiTheme="minorEastAsia" w:hint="eastAsia"/>
            <w:b/>
            <w:sz w:val="24"/>
          </w:rPr>
          <w:t>·</w:t>
        </w:r>
        <w:r>
          <w:rPr>
            <w:rFonts w:hint="eastAsia"/>
            <w:b/>
            <w:sz w:val="24"/>
          </w:rPr>
          <w:t>장비까지</w:t>
        </w:r>
        <w:proofErr w:type="spellEnd"/>
        <w:r>
          <w:rPr>
            <w:rFonts w:hint="eastAsia"/>
            <w:b/>
            <w:sz w:val="24"/>
          </w:rPr>
          <w:t xml:space="preserve"> 5G</w:t>
        </w:r>
        <w:r>
          <w:rPr>
            <w:b/>
            <w:sz w:val="24"/>
          </w:rPr>
          <w:t xml:space="preserve"> </w:t>
        </w:r>
        <w:r>
          <w:rPr>
            <w:rFonts w:hint="eastAsia"/>
            <w:b/>
            <w:sz w:val="24"/>
          </w:rPr>
          <w:t>풀 라인업 공개</w:t>
        </w:r>
        <w:r>
          <w:rPr>
            <w:b/>
            <w:sz w:val="24"/>
          </w:rPr>
          <w:br/>
        </w:r>
      </w:ins>
      <w:ins w:id="64" w:author="BAChan" w:date="2017-08-17T23:28:00Z">
        <w:r>
          <w:rPr>
            <w:rFonts w:hint="eastAsia"/>
            <w:kern w:val="0"/>
          </w:rPr>
          <w:t xml:space="preserve">올 초 바르셀로나에서 열린 MWC2017에서 삼성전자는 세계 최초로 차세대 5G 통신 상용제품 풀 라인업을 공개. 삼성전자는 5G 서비스를 위한 </w:t>
        </w:r>
        <w:r>
          <w:rPr>
            <w:rFonts w:hint="eastAsia"/>
            <w:b/>
            <w:kern w:val="0"/>
          </w:rPr>
          <w:t>소비자용 단말(Home Router, CPE)</w:t>
        </w:r>
        <w:r>
          <w:rPr>
            <w:rFonts w:hint="eastAsia"/>
            <w:kern w:val="0"/>
          </w:rPr>
          <w:t xml:space="preserve">, </w:t>
        </w:r>
        <w:r>
          <w:rPr>
            <w:rFonts w:hint="eastAsia"/>
            <w:b/>
            <w:kern w:val="0"/>
          </w:rPr>
          <w:t>기지국(5G Radio Base Station)</w:t>
        </w:r>
        <w:r>
          <w:rPr>
            <w:rFonts w:hint="eastAsia"/>
            <w:kern w:val="0"/>
          </w:rPr>
          <w:t xml:space="preserve">, </w:t>
        </w:r>
        <w:r>
          <w:rPr>
            <w:rFonts w:hint="eastAsia"/>
            <w:b/>
            <w:kern w:val="0"/>
          </w:rPr>
          <w:t>차세대 코어네트워크(Next Generation Core) 장비</w:t>
        </w:r>
        <w:r>
          <w:rPr>
            <w:rFonts w:hint="eastAsia"/>
            <w:kern w:val="0"/>
          </w:rPr>
          <w:t>를 선보였음. 삼성전자가 이번에 공개한 5G 제품 라인업은 RFIC 핵심 칩을 탑재한 단말과 기지국으로 28GHz 주파수 대역을 지원한다.</w:t>
        </w:r>
        <w:r>
          <w:rPr>
            <w:rFonts w:hint="eastAsia"/>
            <w:kern w:val="0"/>
          </w:rPr>
          <w:br/>
        </w:r>
        <w:r>
          <w:rPr>
            <w:noProof/>
          </w:rPr>
          <w:lastRenderedPageBreak/>
          <w:drawing>
            <wp:inline distT="0" distB="0" distL="0" distR="0" wp14:anchorId="093CAD80" wp14:editId="51AC2D6E">
              <wp:extent cx="5731510" cy="1734820"/>
              <wp:effectExtent l="0" t="0" r="2540" b="0"/>
              <wp:docPr id="2" name="그림 2" descr="http://file.ebn.co.kr/news/201702/news_1488136606_878918_main1.jpg"/>
              <wp:cNvGraphicFramePr/>
              <a:graphic xmlns:a="http://schemas.openxmlformats.org/drawingml/2006/main">
                <a:graphicData uri="http://schemas.openxmlformats.org/drawingml/2006/picture">
                  <pic:pic xmlns:pic="http://schemas.openxmlformats.org/drawingml/2006/picture">
                    <pic:nvPicPr>
                      <pic:cNvPr id="2" name="그림 2" descr="http://file.ebn.co.kr/news/201702/news_1488136606_878918_main1.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34820"/>
                      </a:xfrm>
                      <a:prstGeom prst="rect">
                        <a:avLst/>
                      </a:prstGeom>
                      <a:noFill/>
                      <a:ln>
                        <a:noFill/>
                      </a:ln>
                    </pic:spPr>
                  </pic:pic>
                </a:graphicData>
              </a:graphic>
            </wp:inline>
          </w:drawing>
        </w:r>
        <w:r>
          <w:rPr>
            <w:kern w:val="0"/>
          </w:rPr>
          <w:br/>
        </w:r>
        <w:r>
          <w:rPr>
            <w:rFonts w:hint="eastAsia"/>
            <w:kern w:val="0"/>
          </w:rPr>
          <w:t xml:space="preserve">사용자는 5G 단말을 가정이나 사무실에 설치하기만 하면, 5G 기지국이 이를 자동으로 인식, 별도 세팅 과정 없이 최대 1Gbps 속도로 무선 인터넷, 음성 통화 등 초고속 </w:t>
        </w:r>
        <w:proofErr w:type="spellStart"/>
        <w:r>
          <w:rPr>
            <w:rFonts w:hint="eastAsia"/>
            <w:kern w:val="0"/>
          </w:rPr>
          <w:t>브로드밴드</w:t>
        </w:r>
        <w:proofErr w:type="spellEnd"/>
        <w:r>
          <w:rPr>
            <w:rFonts w:hint="eastAsia"/>
            <w:kern w:val="0"/>
          </w:rPr>
          <w:t xml:space="preserve"> 서비스를 사용할 수 있다. 이번에 개발한 5G 기지국은 가볍고 작아서 가로등, 건물 외벽 등 건물이 밀집된 도심 어디에나 쉽게 설치할 수 있다. 28GHz 대역을 활용해 최대 10Gbps의 데이터를 단말에 전송 가능.</w:t>
        </w:r>
        <w:r>
          <w:rPr>
            <w:rFonts w:hint="eastAsia"/>
            <w:kern w:val="0"/>
          </w:rPr>
          <w:br/>
          <w:t xml:space="preserve">또한 차세대 네트워크 </w:t>
        </w:r>
        <w:proofErr w:type="spellStart"/>
        <w:r>
          <w:rPr>
            <w:rFonts w:hint="eastAsia"/>
            <w:kern w:val="0"/>
          </w:rPr>
          <w:t>코어장비</w:t>
        </w:r>
        <w:proofErr w:type="spellEnd"/>
        <w:r>
          <w:rPr>
            <w:rFonts w:hint="eastAsia"/>
            <w:kern w:val="0"/>
          </w:rPr>
          <w:t xml:space="preserve">(NG-Core)는 5G </w:t>
        </w:r>
        <w:proofErr w:type="spellStart"/>
        <w:r>
          <w:rPr>
            <w:rFonts w:hint="eastAsia"/>
            <w:kern w:val="0"/>
          </w:rPr>
          <w:t>네트웤의</w:t>
        </w:r>
        <w:proofErr w:type="spellEnd"/>
        <w:r>
          <w:rPr>
            <w:rFonts w:hint="eastAsia"/>
            <w:kern w:val="0"/>
          </w:rPr>
          <w:t xml:space="preserve"> 리소스 관리, 실시간 데이터 트래픽 </w:t>
        </w:r>
        <w:proofErr w:type="spellStart"/>
        <w:r>
          <w:rPr>
            <w:rFonts w:hint="eastAsia"/>
            <w:kern w:val="0"/>
          </w:rPr>
          <w:t>분산처리를</w:t>
        </w:r>
        <w:proofErr w:type="spellEnd"/>
        <w:r>
          <w:rPr>
            <w:rFonts w:hint="eastAsia"/>
            <w:kern w:val="0"/>
          </w:rPr>
          <w:t xml:space="preserve"> 담당. 소프트웨어 기반의 가상화 기술을 활용해 유연한 네트워크 자원관리, 실시간 트래픽 </w:t>
        </w:r>
        <w:proofErr w:type="spellStart"/>
        <w:r>
          <w:rPr>
            <w:rFonts w:hint="eastAsia"/>
            <w:kern w:val="0"/>
          </w:rPr>
          <w:t>분산처리가</w:t>
        </w:r>
        <w:proofErr w:type="spellEnd"/>
        <w:r>
          <w:rPr>
            <w:rFonts w:hint="eastAsia"/>
            <w:kern w:val="0"/>
          </w:rPr>
          <w:t xml:space="preserve"> 가능하고 높은 확장성을 가지고 있음.</w:t>
        </w:r>
        <w:r>
          <w:rPr>
            <w:rFonts w:hint="eastAsia"/>
            <w:kern w:val="0"/>
          </w:rPr>
          <w:br/>
          <w:t xml:space="preserve">특히 2018년부터 본격 상용화 될 것으로 예상되는 5G 고정식 무선통신서비스(Fixed Wireless Access), </w:t>
        </w:r>
        <w:proofErr w:type="spellStart"/>
        <w:r>
          <w:rPr>
            <w:rFonts w:hint="eastAsia"/>
            <w:kern w:val="0"/>
          </w:rPr>
          <w:t>사물인터넷</w:t>
        </w:r>
        <w:proofErr w:type="spellEnd"/>
        <w:r>
          <w:rPr>
            <w:rFonts w:hint="eastAsia"/>
            <w:kern w:val="0"/>
          </w:rPr>
          <w:t>(</w:t>
        </w:r>
        <w:proofErr w:type="spellStart"/>
        <w:r>
          <w:rPr>
            <w:rFonts w:hint="eastAsia"/>
            <w:kern w:val="0"/>
          </w:rPr>
          <w:t>IoT</w:t>
        </w:r>
        <w:proofErr w:type="spellEnd"/>
        <w:r>
          <w:rPr>
            <w:rFonts w:hint="eastAsia"/>
            <w:kern w:val="0"/>
          </w:rPr>
          <w:t xml:space="preserve">), </w:t>
        </w:r>
        <w:proofErr w:type="spellStart"/>
        <w:r>
          <w:rPr>
            <w:rFonts w:hint="eastAsia"/>
            <w:kern w:val="0"/>
          </w:rPr>
          <w:t>커넥티드</w:t>
        </w:r>
        <w:proofErr w:type="spellEnd"/>
        <w:r>
          <w:rPr>
            <w:rFonts w:hint="eastAsia"/>
            <w:kern w:val="0"/>
          </w:rPr>
          <w:t xml:space="preserve"> 카 등 다양한 5G 서비스를 지원할 수 있는 유연한 구조로 설계. 5G 고정식 무선통신서비스는 5G 통신 서비스의 초기 형태로 각 가정, 사무실 등에 광케이블을 설치하지 않고도 최대 1Gbps의 초고속 인터넷 서비스를 즐길 수 있게 해준다. 초고속 인터넷 서비스 보급률이 상대적으로 낮은 국가에서 광케이블을 매설하는 FTTH 기술을 대체할 대안으로 떠오름. 삼성전자는 이번에 공개한 5G 상용 제품들을 활용해 5G 고정식 무선통신서비스를 시작으로 다양한 5G 서비스로 사업을 확대할 계획.</w:t>
        </w:r>
        <w:r>
          <w:rPr>
            <w:kern w:val="0"/>
          </w:rPr>
          <w:br/>
        </w:r>
      </w:ins>
    </w:p>
    <w:p w:rsidR="002158CE" w:rsidRPr="000445E2" w:rsidRDefault="002158CE" w:rsidP="002158CE">
      <w:pPr>
        <w:pStyle w:val="a3"/>
        <w:numPr>
          <w:ilvl w:val="0"/>
          <w:numId w:val="2"/>
        </w:numPr>
        <w:ind w:leftChars="0"/>
        <w:rPr>
          <w:ins w:id="65" w:author="BAChan" w:date="2017-08-17T23:30:00Z"/>
          <w:b/>
          <w:sz w:val="24"/>
          <w:rPrChange w:id="66" w:author="BAChan" w:date="2017-08-17T23:30:00Z">
            <w:rPr>
              <w:ins w:id="67" w:author="BAChan" w:date="2017-08-17T23:30:00Z"/>
            </w:rPr>
          </w:rPrChange>
        </w:rPr>
      </w:pPr>
      <w:ins w:id="68" w:author="BAChan" w:date="2017-08-17T23:29:00Z">
        <w:r>
          <w:rPr>
            <w:rFonts w:hint="eastAsia"/>
            <w:b/>
            <w:sz w:val="24"/>
          </w:rPr>
          <w:t xml:space="preserve">삼성 </w:t>
        </w:r>
        <w:r>
          <w:rPr>
            <w:b/>
            <w:sz w:val="24"/>
          </w:rPr>
          <w:t>‘6</w:t>
        </w:r>
        <w:r>
          <w:rPr>
            <w:rFonts w:hint="eastAsia"/>
            <w:b/>
            <w:sz w:val="24"/>
          </w:rPr>
          <w:t>CA</w:t>
        </w:r>
        <w:r>
          <w:rPr>
            <w:b/>
            <w:sz w:val="24"/>
          </w:rPr>
          <w:t xml:space="preserve"> </w:t>
        </w:r>
        <w:r>
          <w:rPr>
            <w:rFonts w:hint="eastAsia"/>
            <w:b/>
            <w:sz w:val="24"/>
          </w:rPr>
          <w:t xml:space="preserve">차세대 </w:t>
        </w:r>
        <w:r>
          <w:rPr>
            <w:b/>
            <w:sz w:val="24"/>
          </w:rPr>
          <w:t>LTE</w:t>
        </w:r>
        <w:r>
          <w:rPr>
            <w:rFonts w:hint="eastAsia"/>
            <w:b/>
            <w:sz w:val="24"/>
          </w:rPr>
          <w:t>모뎀</w:t>
        </w:r>
        <w:r>
          <w:rPr>
            <w:b/>
            <w:sz w:val="24"/>
          </w:rPr>
          <w:t xml:space="preserve">’ 기술 </w:t>
        </w:r>
        <w:r>
          <w:rPr>
            <w:rFonts w:hint="eastAsia"/>
            <w:b/>
            <w:sz w:val="24"/>
          </w:rPr>
          <w:t>개발</w:t>
        </w:r>
        <w:r>
          <w:rPr>
            <w:b/>
            <w:sz w:val="24"/>
          </w:rPr>
          <w:br/>
        </w:r>
        <w:r w:rsidR="000445E2">
          <w:rPr>
            <w:rFonts w:hint="eastAsia"/>
          </w:rPr>
          <w:t xml:space="preserve">삼성전자가 업계 최초로 </w:t>
        </w:r>
        <w:r w:rsidR="000445E2">
          <w:t>6</w:t>
        </w:r>
        <w:r w:rsidR="000445E2">
          <w:rPr>
            <w:rFonts w:hint="eastAsia"/>
          </w:rPr>
          <w:t xml:space="preserve">개의 주파수 대역을 묶어 보다 안정적이고 빠른 데이터 통신을 지원하는 </w:t>
        </w:r>
        <w:r w:rsidR="000445E2">
          <w:t>‘6CA</w:t>
        </w:r>
        <w:r w:rsidR="000445E2">
          <w:rPr>
            <w:rFonts w:hint="eastAsia"/>
          </w:rPr>
          <w:t>모뎀 기술</w:t>
        </w:r>
        <w:r w:rsidR="000445E2">
          <w:t>’</w:t>
        </w:r>
        <w:r w:rsidR="000445E2">
          <w:rPr>
            <w:rFonts w:hint="eastAsia"/>
          </w:rPr>
          <w:t xml:space="preserve">을 개발. 스마트폰으로 </w:t>
        </w:r>
        <w:r w:rsidR="000445E2">
          <w:t>2</w:t>
        </w:r>
        <w:r w:rsidR="000445E2">
          <w:rPr>
            <w:rFonts w:hint="eastAsia"/>
          </w:rPr>
          <w:t xml:space="preserve">시간짜리 </w:t>
        </w:r>
        <w:r w:rsidR="000445E2">
          <w:t>HD</w:t>
        </w:r>
        <w:r w:rsidR="000445E2">
          <w:rPr>
            <w:rFonts w:hint="eastAsia"/>
          </w:rPr>
          <w:t xml:space="preserve">급 영화를 단 </w:t>
        </w:r>
        <w:r w:rsidR="000445E2">
          <w:t>10</w:t>
        </w:r>
        <w:r w:rsidR="000445E2">
          <w:rPr>
            <w:rFonts w:hint="eastAsia"/>
          </w:rPr>
          <w:t xml:space="preserve">초만에 </w:t>
        </w:r>
        <w:proofErr w:type="spellStart"/>
        <w:r w:rsidR="000445E2">
          <w:rPr>
            <w:rFonts w:hint="eastAsia"/>
          </w:rPr>
          <w:t>내려받을</w:t>
        </w:r>
        <w:proofErr w:type="spellEnd"/>
        <w:r w:rsidR="000445E2">
          <w:rPr>
            <w:rFonts w:hint="eastAsia"/>
          </w:rPr>
          <w:t xml:space="preserve"> 수 있는 초고속 </w:t>
        </w:r>
        <w:r w:rsidR="000445E2">
          <w:t>LTE</w:t>
        </w:r>
        <w:r w:rsidR="000445E2">
          <w:rPr>
            <w:rFonts w:hint="eastAsia"/>
          </w:rPr>
          <w:t>모뎀.</w:t>
        </w:r>
        <w:r w:rsidR="000445E2">
          <w:t xml:space="preserve"> </w:t>
        </w:r>
        <w:r w:rsidR="000445E2">
          <w:rPr>
            <w:rFonts w:hint="eastAsia"/>
          </w:rPr>
          <w:t xml:space="preserve">삼성전자는 2월에 </w:t>
        </w:r>
        <w:proofErr w:type="spellStart"/>
        <w:r w:rsidR="000445E2">
          <w:rPr>
            <w:rFonts w:hint="eastAsia"/>
          </w:rPr>
          <w:t>엑시노스</w:t>
        </w:r>
        <w:proofErr w:type="spellEnd"/>
        <w:r w:rsidR="000445E2">
          <w:rPr>
            <w:rFonts w:hint="eastAsia"/>
          </w:rPr>
          <w:t xml:space="preserve">9 출시를 통해 업계 최초로 </w:t>
        </w:r>
        <w:r w:rsidR="000445E2">
          <w:t>5CA</w:t>
        </w:r>
        <w:r w:rsidR="000445E2">
          <w:rPr>
            <w:rFonts w:hint="eastAsia"/>
          </w:rPr>
          <w:t xml:space="preserve">를 지원하는 초당 </w:t>
        </w:r>
        <w:r w:rsidR="000445E2">
          <w:t>1</w:t>
        </w:r>
        <w:r w:rsidR="000445E2">
          <w:rPr>
            <w:rFonts w:hint="eastAsia"/>
          </w:rPr>
          <w:t>기가비트(</w:t>
        </w:r>
        <w:r w:rsidR="000445E2">
          <w:t>1</w:t>
        </w:r>
        <w:r w:rsidR="000445E2">
          <w:rPr>
            <w:rFonts w:hint="eastAsia"/>
          </w:rPr>
          <w:t>Gbsp)</w:t>
        </w:r>
        <w:r w:rsidR="000445E2">
          <w:t xml:space="preserve"> </w:t>
        </w:r>
        <w:r w:rsidR="000445E2">
          <w:rPr>
            <w:rFonts w:hint="eastAsia"/>
          </w:rPr>
          <w:t>모뎀 기술을 선보임.</w:t>
        </w:r>
        <w:r w:rsidR="000445E2">
          <w:t xml:space="preserve"> </w:t>
        </w:r>
        <w:r w:rsidR="000445E2">
          <w:rPr>
            <w:rFonts w:hint="eastAsia"/>
          </w:rPr>
          <w:t xml:space="preserve">삼성전자는 </w:t>
        </w:r>
        <w:r w:rsidR="000445E2">
          <w:t>6CA 1.2</w:t>
        </w:r>
        <w:r w:rsidR="000445E2">
          <w:rPr>
            <w:rFonts w:hint="eastAsia"/>
          </w:rPr>
          <w:t xml:space="preserve">Gbps </w:t>
        </w:r>
        <w:r w:rsidR="000445E2">
          <w:t xml:space="preserve">LTE </w:t>
        </w:r>
        <w:r w:rsidR="000445E2">
          <w:rPr>
            <w:rFonts w:hint="eastAsia"/>
          </w:rPr>
          <w:t>모뎀 기술을 올해 말 양산을 시작하는 모바일 프로세서에 적용할 예정.</w:t>
        </w:r>
        <w:r w:rsidR="000445E2">
          <w:br/>
          <w:t>CA(Carrier Aggregation)</w:t>
        </w:r>
        <w:r w:rsidR="000445E2">
          <w:rPr>
            <w:rFonts w:hint="eastAsia"/>
          </w:rPr>
          <w:t xml:space="preserve">는 복수의 주파수 대역을 하나로 묶어 </w:t>
        </w:r>
        <w:proofErr w:type="spellStart"/>
        <w:r w:rsidR="000445E2">
          <w:rPr>
            <w:rFonts w:hint="eastAsia"/>
          </w:rPr>
          <w:t>광대역폭을</w:t>
        </w:r>
        <w:proofErr w:type="spellEnd"/>
        <w:r w:rsidR="000445E2">
          <w:rPr>
            <w:rFonts w:hint="eastAsia"/>
          </w:rPr>
          <w:t xml:space="preserve"> 실현하는 기술로,</w:t>
        </w:r>
        <w:r w:rsidR="000445E2">
          <w:t xml:space="preserve"> </w:t>
        </w:r>
        <w:r w:rsidR="000445E2">
          <w:rPr>
            <w:rFonts w:hint="eastAsia"/>
          </w:rPr>
          <w:t xml:space="preserve">이번에 개발된 </w:t>
        </w:r>
        <w:r w:rsidR="000445E2">
          <w:t xml:space="preserve">6CA </w:t>
        </w:r>
        <w:r w:rsidR="000445E2">
          <w:rPr>
            <w:rFonts w:hint="eastAsia"/>
          </w:rPr>
          <w:t xml:space="preserve">모뎀 기술은 </w:t>
        </w:r>
        <w:r w:rsidR="000445E2">
          <w:t>6</w:t>
        </w:r>
        <w:r w:rsidR="000445E2">
          <w:rPr>
            <w:rFonts w:hint="eastAsia"/>
          </w:rPr>
          <w:t>개의 주파수 대역까지 묶을 수 있어 빠르고 안정적인 데이터 통신이 가능.</w:t>
        </w:r>
        <w:r w:rsidR="000445E2">
          <w:t xml:space="preserve"> </w:t>
        </w:r>
        <w:r w:rsidR="000445E2">
          <w:rPr>
            <w:rFonts w:hint="eastAsia"/>
          </w:rPr>
          <w:t xml:space="preserve">데이터 전송속도를 극대화하기 위해 기지국과 단말기에 각각 4개의 안테나를 동시에 사용할 수 있는 </w:t>
        </w:r>
        <w:r w:rsidR="000445E2">
          <w:t xml:space="preserve">‘4*4 MIMO </w:t>
        </w:r>
        <w:r w:rsidR="000445E2">
          <w:rPr>
            <w:rFonts w:hint="eastAsia"/>
          </w:rPr>
          <w:t>기술</w:t>
        </w:r>
        <w:r w:rsidR="000445E2">
          <w:t>’</w:t>
        </w:r>
        <w:r w:rsidR="000445E2">
          <w:rPr>
            <w:rFonts w:hint="eastAsia"/>
          </w:rPr>
          <w:t xml:space="preserve">과 주파수 변복조 방식을 기존의 </w:t>
        </w:r>
        <w:r w:rsidR="000445E2">
          <w:t>6bit</w:t>
        </w:r>
        <w:r w:rsidR="000445E2">
          <w:rPr>
            <w:rFonts w:hint="eastAsia"/>
          </w:rPr>
          <w:t>(64</w:t>
        </w:r>
        <w:r w:rsidR="000445E2">
          <w:t>QAM)</w:t>
        </w:r>
        <w:r w:rsidR="000445E2">
          <w:rPr>
            <w:rFonts w:hint="eastAsia"/>
          </w:rPr>
          <w:t xml:space="preserve">에서 </w:t>
        </w:r>
        <w:r w:rsidR="000445E2">
          <w:t>8bit</w:t>
        </w:r>
        <w:r w:rsidR="000445E2">
          <w:rPr>
            <w:rFonts w:hint="eastAsia"/>
          </w:rPr>
          <w:t xml:space="preserve">로 처리하는 </w:t>
        </w:r>
        <w:r w:rsidR="000445E2">
          <w:t xml:space="preserve">‘256QAM’ 기술을 </w:t>
        </w:r>
        <w:r w:rsidR="000445E2">
          <w:rPr>
            <w:rFonts w:hint="eastAsia"/>
          </w:rPr>
          <w:t>적용.</w:t>
        </w:r>
        <w:r w:rsidR="000445E2">
          <w:t xml:space="preserve"> </w:t>
        </w:r>
        <w:r w:rsidR="000445E2">
          <w:rPr>
            <w:rFonts w:hint="eastAsia"/>
          </w:rPr>
          <w:t xml:space="preserve">이 기술을 통하여 삼성전자는 향후 </w:t>
        </w:r>
        <w:r w:rsidR="000445E2">
          <w:t xml:space="preserve">5G </w:t>
        </w:r>
        <w:r w:rsidR="000445E2">
          <w:rPr>
            <w:rFonts w:hint="eastAsia"/>
          </w:rPr>
          <w:t>시장에서의 선점하는데 주력할 것으로 전망 됨.</w:t>
        </w:r>
        <w:r w:rsidR="000445E2">
          <w:br/>
        </w:r>
        <w:r w:rsidR="000445E2">
          <w:rPr>
            <w:noProof/>
          </w:rPr>
          <w:lastRenderedPageBreak/>
          <w:drawing>
            <wp:inline distT="0" distB="0" distL="0" distR="0" wp14:anchorId="65CBC965" wp14:editId="55FA22F0">
              <wp:extent cx="5330825" cy="4002405"/>
              <wp:effectExtent l="0" t="0" r="3175" b="0"/>
              <wp:docPr id="6" name="그림 6" descr="http://image.fnnews.com/resource/media/image/2017/07/31/201707311752529118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fnnews.com/resource/media/image/2017/07/31/201707311752529118_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ins>
      <w:ins w:id="69" w:author="BAChan" w:date="2017-08-17T23:30:00Z">
        <w:r w:rsidR="000445E2">
          <w:br/>
        </w:r>
      </w:ins>
    </w:p>
    <w:p w:rsidR="00F8314C" w:rsidRPr="00F8314C" w:rsidRDefault="00F8314C">
      <w:pPr>
        <w:pStyle w:val="a3"/>
        <w:numPr>
          <w:ilvl w:val="0"/>
          <w:numId w:val="2"/>
        </w:numPr>
        <w:ind w:leftChars="0"/>
        <w:rPr>
          <w:ins w:id="70" w:author="BAChan" w:date="2017-08-19T17:21:00Z"/>
          <w:b/>
          <w:sz w:val="24"/>
          <w:rPrChange w:id="71" w:author="BAChan" w:date="2017-08-19T17:21:00Z">
            <w:rPr>
              <w:ins w:id="72" w:author="BAChan" w:date="2017-08-19T17:21:00Z"/>
            </w:rPr>
          </w:rPrChange>
        </w:rPr>
      </w:pPr>
      <w:proofErr w:type="spellStart"/>
      <w:ins w:id="73" w:author="BAChan" w:date="2017-08-19T17:16:00Z">
        <w:r>
          <w:rPr>
            <w:rFonts w:hint="eastAsia"/>
            <w:b/>
            <w:sz w:val="24"/>
          </w:rPr>
          <w:t>네이버랩스</w:t>
        </w:r>
        <w:proofErr w:type="spellEnd"/>
        <w:r>
          <w:rPr>
            <w:rFonts w:hint="eastAsia"/>
            <w:b/>
            <w:sz w:val="24"/>
          </w:rPr>
          <w:t>,</w:t>
        </w:r>
        <w:r>
          <w:rPr>
            <w:b/>
            <w:sz w:val="24"/>
          </w:rPr>
          <w:t xml:space="preserve"> IVI </w:t>
        </w:r>
        <w:r>
          <w:rPr>
            <w:rFonts w:hint="eastAsia"/>
            <w:b/>
            <w:sz w:val="24"/>
          </w:rPr>
          <w:t xml:space="preserve">플랫폼 </w:t>
        </w:r>
        <w:r>
          <w:rPr>
            <w:b/>
            <w:sz w:val="24"/>
          </w:rPr>
          <w:t xml:space="preserve">‘AWAY’ </w:t>
        </w:r>
        <w:r>
          <w:rPr>
            <w:rFonts w:hint="eastAsia"/>
            <w:b/>
            <w:sz w:val="24"/>
          </w:rPr>
          <w:t>공개</w:t>
        </w:r>
        <w:r>
          <w:rPr>
            <w:b/>
            <w:sz w:val="24"/>
          </w:rPr>
          <w:br/>
        </w:r>
        <w:proofErr w:type="spellStart"/>
        <w:r>
          <w:rPr>
            <w:rFonts w:hint="eastAsia"/>
          </w:rPr>
          <w:t>네이버랩스는</w:t>
        </w:r>
        <w:proofErr w:type="spellEnd"/>
        <w:r>
          <w:rPr>
            <w:rFonts w:hint="eastAsia"/>
          </w:rPr>
          <w:t xml:space="preserve"> </w:t>
        </w:r>
        <w:proofErr w:type="spellStart"/>
        <w:r>
          <w:rPr>
            <w:rFonts w:hint="eastAsia"/>
          </w:rPr>
          <w:t>카셰어링</w:t>
        </w:r>
        <w:proofErr w:type="spellEnd"/>
        <w:r>
          <w:rPr>
            <w:rFonts w:hint="eastAsia"/>
          </w:rPr>
          <w:t xml:space="preserve"> 기업 </w:t>
        </w:r>
        <w:r>
          <w:t>‘</w:t>
        </w:r>
        <w:proofErr w:type="spellStart"/>
        <w:r>
          <w:rPr>
            <w:rFonts w:hint="eastAsia"/>
          </w:rPr>
          <w:t>그린카</w:t>
        </w:r>
        <w:proofErr w:type="spellEnd"/>
        <w:r>
          <w:t>’</w:t>
        </w:r>
        <w:proofErr w:type="spellStart"/>
        <w:r>
          <w:rPr>
            <w:rFonts w:hint="eastAsia"/>
          </w:rPr>
          <w:t>를</w:t>
        </w:r>
        <w:proofErr w:type="spellEnd"/>
        <w:r>
          <w:rPr>
            <w:rFonts w:hint="eastAsia"/>
          </w:rPr>
          <w:t xml:space="preserve"> 통해 차량 내 개인 환경에 최적화 된 </w:t>
        </w:r>
        <w:r>
          <w:t>IVI</w:t>
        </w:r>
        <w:r>
          <w:rPr>
            <w:rFonts w:hint="eastAsia"/>
          </w:rPr>
          <w:t xml:space="preserve">플랫폼 </w:t>
        </w:r>
        <w:r>
          <w:t>‘AWAY’</w:t>
        </w:r>
        <w:r>
          <w:rPr>
            <w:rFonts w:hint="eastAsia"/>
          </w:rPr>
          <w:t xml:space="preserve">와 이를 적용한 </w:t>
        </w:r>
        <w:proofErr w:type="spellStart"/>
        <w:r>
          <w:rPr>
            <w:rFonts w:hint="eastAsia"/>
          </w:rPr>
          <w:t>헤드유닛</w:t>
        </w:r>
        <w:proofErr w:type="spellEnd"/>
        <w:r>
          <w:rPr>
            <w:rFonts w:hint="eastAsia"/>
          </w:rPr>
          <w:t xml:space="preserve"> 디스플레이 타입의 </w:t>
        </w:r>
      </w:ins>
      <w:ins w:id="74" w:author="BAChan" w:date="2017-08-19T17:17:00Z">
        <w:r>
          <w:rPr>
            <w:rFonts w:hint="eastAsia"/>
          </w:rPr>
          <w:t xml:space="preserve">하드웨어를 </w:t>
        </w:r>
        <w:r>
          <w:t>17</w:t>
        </w:r>
        <w:r>
          <w:rPr>
            <w:rFonts w:hint="eastAsia"/>
          </w:rPr>
          <w:t xml:space="preserve">일부터 공개한다고 밝힘. </w:t>
        </w:r>
        <w:proofErr w:type="spellStart"/>
        <w:r>
          <w:rPr>
            <w:rFonts w:hint="eastAsia"/>
          </w:rPr>
          <w:t>네이버랩스와</w:t>
        </w:r>
        <w:proofErr w:type="spellEnd"/>
        <w:r>
          <w:rPr>
            <w:rFonts w:hint="eastAsia"/>
          </w:rPr>
          <w:t xml:space="preserve"> </w:t>
        </w:r>
        <w:proofErr w:type="spellStart"/>
        <w:r>
          <w:rPr>
            <w:rFonts w:hint="eastAsia"/>
          </w:rPr>
          <w:t>그린카는</w:t>
        </w:r>
        <w:proofErr w:type="spellEnd"/>
        <w:r>
          <w:rPr>
            <w:rFonts w:hint="eastAsia"/>
          </w:rPr>
          <w:t xml:space="preserve"> 연내 </w:t>
        </w:r>
        <w:r>
          <w:t>1</w:t>
        </w:r>
        <w:r>
          <w:rPr>
            <w:rFonts w:hint="eastAsia"/>
          </w:rPr>
          <w:t xml:space="preserve">천대의 차량에 </w:t>
        </w:r>
        <w:r>
          <w:t>AWAY</w:t>
        </w:r>
        <w:r>
          <w:rPr>
            <w:rFonts w:hint="eastAsia"/>
          </w:rPr>
          <w:t>를 순차적으로 설치 확대하고,</w:t>
        </w:r>
        <w:r>
          <w:t xml:space="preserve"> </w:t>
        </w:r>
        <w:r>
          <w:rPr>
            <w:rFonts w:hint="eastAsia"/>
          </w:rPr>
          <w:t xml:space="preserve">이후 전국 </w:t>
        </w:r>
        <w:r>
          <w:t>3</w:t>
        </w:r>
        <w:r>
          <w:rPr>
            <w:rFonts w:hint="eastAsia"/>
          </w:rPr>
          <w:t xml:space="preserve">천대까지 </w:t>
        </w:r>
        <w:proofErr w:type="spellStart"/>
        <w:r>
          <w:rPr>
            <w:rFonts w:hint="eastAsia"/>
          </w:rPr>
          <w:t>적용차량을</w:t>
        </w:r>
        <w:proofErr w:type="spellEnd"/>
        <w:r>
          <w:rPr>
            <w:rFonts w:hint="eastAsia"/>
          </w:rPr>
          <w:t xml:space="preserve"> 확대해 나갈 방침.</w:t>
        </w:r>
      </w:ins>
      <w:ins w:id="75" w:author="BAChan" w:date="2017-08-19T18:23:00Z">
        <w:r w:rsidR="00A72F1E">
          <w:br/>
        </w:r>
        <w:r w:rsidR="00A72F1E">
          <w:rPr>
            <w:noProof/>
          </w:rPr>
          <w:drawing>
            <wp:inline distT="0" distB="0" distL="0" distR="0">
              <wp:extent cx="4321834" cy="2880567"/>
              <wp:effectExtent l="0" t="0" r="2540" b="0"/>
              <wp:docPr id="3" name="그림 3" descr="http://platum.kr/wp-content/uploads/2017/08/20819345_10213752903162281_58932153054171956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latum.kr/wp-content/uploads/2017/08/20819345_10213752903162281_5893215305417195607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892" cy="2886604"/>
                      </a:xfrm>
                      <a:prstGeom prst="rect">
                        <a:avLst/>
                      </a:prstGeom>
                      <a:noFill/>
                      <a:ln>
                        <a:noFill/>
                      </a:ln>
                    </pic:spPr>
                  </pic:pic>
                </a:graphicData>
              </a:graphic>
            </wp:inline>
          </w:drawing>
        </w:r>
      </w:ins>
      <w:ins w:id="76" w:author="BAChan" w:date="2017-08-19T17:17:00Z">
        <w:r>
          <w:br/>
        </w:r>
      </w:ins>
      <w:proofErr w:type="spellStart"/>
      <w:ins w:id="77" w:author="BAChan" w:date="2017-08-19T17:18:00Z">
        <w:r>
          <w:rPr>
            <w:rFonts w:hint="eastAsia"/>
          </w:rPr>
          <w:lastRenderedPageBreak/>
          <w:t>네이버랩스는</w:t>
        </w:r>
        <w:proofErr w:type="spellEnd"/>
        <w:r>
          <w:rPr>
            <w:rFonts w:hint="eastAsia"/>
          </w:rPr>
          <w:t xml:space="preserve"> 차량 내 미디어와 내비게이션 등의 정보 사용 환경과 운전자의 주행 안전을 고려해 </w:t>
        </w:r>
        <w:r>
          <w:t xml:space="preserve">24:9 </w:t>
        </w:r>
        <w:r>
          <w:rPr>
            <w:rFonts w:hint="eastAsia"/>
          </w:rPr>
          <w:t xml:space="preserve">화면 비율의 </w:t>
        </w:r>
        <w:r>
          <w:t>‘</w:t>
        </w:r>
        <w:proofErr w:type="spellStart"/>
        <w:r>
          <w:rPr>
            <w:rFonts w:hint="eastAsia"/>
          </w:rPr>
          <w:t>헤드유닛</w:t>
        </w:r>
        <w:proofErr w:type="spellEnd"/>
        <w:r>
          <w:rPr>
            <w:rFonts w:hint="eastAsia"/>
          </w:rPr>
          <w:t xml:space="preserve"> 디스플레이</w:t>
        </w:r>
        <w:r>
          <w:t>’</w:t>
        </w:r>
        <w:proofErr w:type="spellStart"/>
        <w:r>
          <w:rPr>
            <w:rFonts w:hint="eastAsia"/>
          </w:rPr>
          <w:t>를</w:t>
        </w:r>
        <w:proofErr w:type="spellEnd"/>
        <w:r>
          <w:rPr>
            <w:rFonts w:hint="eastAsia"/>
          </w:rPr>
          <w:t xml:space="preserve"> 직접 </w:t>
        </w:r>
        <w:proofErr w:type="spellStart"/>
        <w:r>
          <w:rPr>
            <w:rFonts w:hint="eastAsia"/>
          </w:rPr>
          <w:t>설계</w:t>
        </w:r>
        <w:r>
          <w:rPr>
            <w:rFonts w:asciiTheme="minorEastAsia" w:hAnsiTheme="minorEastAsia" w:hint="eastAsia"/>
          </w:rPr>
          <w:t>·</w:t>
        </w:r>
        <w:r>
          <w:rPr>
            <w:rFonts w:hint="eastAsia"/>
          </w:rPr>
          <w:t>제작해</w:t>
        </w:r>
        <w:proofErr w:type="spellEnd"/>
        <w:r>
          <w:rPr>
            <w:rFonts w:hint="eastAsia"/>
          </w:rPr>
          <w:t xml:space="preserve"> </w:t>
        </w:r>
        <w:proofErr w:type="spellStart"/>
        <w:r>
          <w:rPr>
            <w:rFonts w:hint="eastAsia"/>
          </w:rPr>
          <w:t>그린카에</w:t>
        </w:r>
      </w:ins>
      <w:proofErr w:type="spellEnd"/>
      <w:ins w:id="78" w:author="BAChan" w:date="2017-08-19T17:19:00Z">
        <w:r>
          <w:rPr>
            <w:rFonts w:hint="eastAsia"/>
          </w:rPr>
          <w:t xml:space="preserve"> 탑재.</w:t>
        </w:r>
        <w:r>
          <w:br/>
          <w:t>AWAY</w:t>
        </w:r>
        <w:r>
          <w:rPr>
            <w:rFonts w:hint="eastAsia"/>
          </w:rPr>
          <w:t xml:space="preserve">는 네이버 </w:t>
        </w:r>
        <w:proofErr w:type="spellStart"/>
        <w:r>
          <w:rPr>
            <w:rFonts w:hint="eastAsia"/>
          </w:rPr>
          <w:t>로그인을</w:t>
        </w:r>
        <w:proofErr w:type="spellEnd"/>
        <w:r>
          <w:rPr>
            <w:rFonts w:hint="eastAsia"/>
          </w:rPr>
          <w:t xml:space="preserve"> 통해 스마트폰에서 즐기던 그대로 </w:t>
        </w:r>
        <w:proofErr w:type="spellStart"/>
        <w:r>
          <w:rPr>
            <w:rFonts w:hint="eastAsia"/>
          </w:rPr>
          <w:t>그린카</w:t>
        </w:r>
        <w:proofErr w:type="spellEnd"/>
        <w:r>
          <w:rPr>
            <w:rFonts w:hint="eastAsia"/>
          </w:rPr>
          <w:t xml:space="preserve"> 어떤 차량에서나 같은 경험을 할 수 있도록 연결.</w:t>
        </w:r>
        <w:r>
          <w:t xml:space="preserve"> </w:t>
        </w:r>
        <w:proofErr w:type="spellStart"/>
        <w:r>
          <w:rPr>
            <w:rFonts w:hint="eastAsia"/>
          </w:rPr>
          <w:t>그린카</w:t>
        </w:r>
        <w:proofErr w:type="spellEnd"/>
        <w:r>
          <w:rPr>
            <w:rFonts w:hint="eastAsia"/>
          </w:rPr>
          <w:t xml:space="preserve"> 이용자는 네이버 로그인만으로 미리 저장한 목적지로 바로 길 안내를 받을 수 있으며,</w:t>
        </w:r>
        <w:r>
          <w:t xml:space="preserve"> </w:t>
        </w:r>
        <w:proofErr w:type="spellStart"/>
        <w:r>
          <w:rPr>
            <w:rFonts w:hint="eastAsia"/>
          </w:rPr>
          <w:t>네이버뮤직</w:t>
        </w:r>
        <w:proofErr w:type="spellEnd"/>
        <w:r>
          <w:rPr>
            <w:rFonts w:hint="eastAsia"/>
          </w:rPr>
          <w:t xml:space="preserve"> 내 리스트의 음악도 차량 스피커를 통해 바로 감상할 수 있음.</w:t>
        </w:r>
        <w:r>
          <w:t xml:space="preserve"> </w:t>
        </w:r>
        <w:r>
          <w:rPr>
            <w:rFonts w:hint="eastAsia"/>
          </w:rPr>
          <w:t>또한,</w:t>
        </w:r>
        <w:r>
          <w:t xml:space="preserve"> AWAY </w:t>
        </w:r>
        <w:r>
          <w:rPr>
            <w:rFonts w:hint="eastAsia"/>
          </w:rPr>
          <w:t xml:space="preserve">전용 내비게이션과 </w:t>
        </w:r>
        <w:proofErr w:type="spellStart"/>
        <w:r>
          <w:rPr>
            <w:rFonts w:hint="eastAsia"/>
          </w:rPr>
          <w:t>네이버뮤직</w:t>
        </w:r>
        <w:proofErr w:type="spellEnd"/>
        <w:r>
          <w:rPr>
            <w:rFonts w:hint="eastAsia"/>
          </w:rPr>
          <w:t>,</w:t>
        </w:r>
        <w:r>
          <w:t xml:space="preserve"> </w:t>
        </w:r>
        <w:proofErr w:type="spellStart"/>
        <w:r>
          <w:rPr>
            <w:rFonts w:hint="eastAsia"/>
          </w:rPr>
          <w:t>오디오클립</w:t>
        </w:r>
        <w:proofErr w:type="spellEnd"/>
        <w:r>
          <w:rPr>
            <w:rFonts w:hint="eastAsia"/>
          </w:rPr>
          <w:t>,</w:t>
        </w:r>
        <w:r>
          <w:t xml:space="preserve"> </w:t>
        </w:r>
      </w:ins>
      <w:ins w:id="79" w:author="BAChan" w:date="2017-08-19T17:20:00Z">
        <w:r>
          <w:rPr>
            <w:rFonts w:hint="eastAsia"/>
          </w:rPr>
          <w:t>스포츠 라디오 등 오디오 중심의 콘텐츠를 사용할 수 있으며,</w:t>
        </w:r>
        <w:r>
          <w:t xml:space="preserve"> </w:t>
        </w:r>
        <w:r>
          <w:rPr>
            <w:rFonts w:hint="eastAsia"/>
          </w:rPr>
          <w:t xml:space="preserve">네이버의 방대한 지역정보(POI)와 연계한 음성인식 목적지 검색의 정확성도 강점. 특히 </w:t>
        </w:r>
        <w:r>
          <w:t>AWAY</w:t>
        </w:r>
        <w:r>
          <w:rPr>
            <w:rFonts w:hint="eastAsia"/>
          </w:rPr>
          <w:t>는 운전자의 주의 분산을 최소화하는 사용 설계에 집중.</w:t>
        </w:r>
        <w:r>
          <w:t xml:space="preserve"> </w:t>
        </w:r>
        <w:r>
          <w:rPr>
            <w:rFonts w:hint="eastAsia"/>
          </w:rPr>
          <w:t xml:space="preserve">운전에 지장을 받지 않으면서도 필요한 정보나 서비스를 안전하고 손쉽게 이용할 수 </w:t>
        </w:r>
      </w:ins>
      <w:ins w:id="80" w:author="BAChan" w:date="2017-08-19T17:21:00Z">
        <w:r>
          <w:rPr>
            <w:rFonts w:hint="eastAsia"/>
          </w:rPr>
          <w:t xml:space="preserve">있는 인터페이스를 제공하며, 중요한 정보는 </w:t>
        </w:r>
        <w:proofErr w:type="spellStart"/>
        <w:r>
          <w:rPr>
            <w:rFonts w:hint="eastAsia"/>
          </w:rPr>
          <w:t>스플릿</w:t>
        </w:r>
        <w:proofErr w:type="spellEnd"/>
        <w:r>
          <w:rPr>
            <w:rFonts w:hint="eastAsia"/>
          </w:rPr>
          <w:t xml:space="preserve"> 뷰 기능을 통해 두 개의 화면에 최적화된 방식으로 동시에 보여줌.</w:t>
        </w:r>
        <w:r>
          <w:t xml:space="preserve"> </w:t>
        </w:r>
        <w:r>
          <w:rPr>
            <w:rFonts w:hint="eastAsia"/>
          </w:rPr>
          <w:t xml:space="preserve">또한 운전자의 </w:t>
        </w:r>
        <w:proofErr w:type="spellStart"/>
        <w:r>
          <w:rPr>
            <w:rFonts w:hint="eastAsia"/>
          </w:rPr>
          <w:t>운전패턴을</w:t>
        </w:r>
        <w:proofErr w:type="spellEnd"/>
        <w:r>
          <w:rPr>
            <w:rFonts w:hint="eastAsia"/>
          </w:rPr>
          <w:t xml:space="preserve"> 분석하는 </w:t>
        </w:r>
        <w:r>
          <w:t>‘</w:t>
        </w:r>
        <w:r>
          <w:rPr>
            <w:rFonts w:hint="eastAsia"/>
          </w:rPr>
          <w:t xml:space="preserve">에코 </w:t>
        </w:r>
        <w:proofErr w:type="spellStart"/>
        <w:r>
          <w:rPr>
            <w:rFonts w:hint="eastAsia"/>
          </w:rPr>
          <w:t>드라이빙</w:t>
        </w:r>
        <w:proofErr w:type="spellEnd"/>
        <w:r>
          <w:t>’</w:t>
        </w:r>
        <w:r>
          <w:rPr>
            <w:rFonts w:hint="eastAsia"/>
          </w:rPr>
          <w:t xml:space="preserve"> 기능과 </w:t>
        </w:r>
        <w:r>
          <w:t>‘</w:t>
        </w:r>
        <w:proofErr w:type="spellStart"/>
        <w:r>
          <w:rPr>
            <w:rFonts w:hint="eastAsia"/>
          </w:rPr>
          <w:t>반넙연장</w:t>
        </w:r>
        <w:proofErr w:type="spellEnd"/>
        <w:r>
          <w:t>’, ‘</w:t>
        </w:r>
        <w:proofErr w:type="spellStart"/>
        <w:r>
          <w:rPr>
            <w:rFonts w:hint="eastAsia"/>
          </w:rPr>
          <w:t>주행요금</w:t>
        </w:r>
        <w:proofErr w:type="spellEnd"/>
        <w:r>
          <w:rPr>
            <w:rFonts w:hint="eastAsia"/>
          </w:rPr>
          <w:t xml:space="preserve"> </w:t>
        </w:r>
        <w:proofErr w:type="spellStart"/>
        <w:r>
          <w:rPr>
            <w:rFonts w:hint="eastAsia"/>
          </w:rPr>
          <w:t>모의정산</w:t>
        </w:r>
        <w:proofErr w:type="spellEnd"/>
        <w:r>
          <w:t>’</w:t>
        </w:r>
        <w:proofErr w:type="spellStart"/>
        <w:r>
          <w:rPr>
            <w:rFonts w:hint="eastAsia"/>
          </w:rPr>
          <w:t>등공유</w:t>
        </w:r>
        <w:proofErr w:type="spellEnd"/>
        <w:r>
          <w:rPr>
            <w:rFonts w:hint="eastAsia"/>
          </w:rPr>
          <w:t xml:space="preserve"> 차량에 특화된 기능도 함께 적용.</w:t>
        </w:r>
        <w:r>
          <w:br/>
        </w:r>
      </w:ins>
    </w:p>
    <w:p w:rsidR="00F8314C" w:rsidRPr="001435F3" w:rsidRDefault="00A72F1E">
      <w:pPr>
        <w:pStyle w:val="a3"/>
        <w:numPr>
          <w:ilvl w:val="0"/>
          <w:numId w:val="2"/>
        </w:numPr>
        <w:ind w:leftChars="0"/>
        <w:rPr>
          <w:ins w:id="81" w:author="BAChan" w:date="2017-08-19T18:29:00Z"/>
          <w:b/>
          <w:sz w:val="24"/>
          <w:rPrChange w:id="82" w:author="BAChan" w:date="2017-08-19T18:29:00Z">
            <w:rPr>
              <w:ins w:id="83" w:author="BAChan" w:date="2017-08-19T18:29:00Z"/>
            </w:rPr>
          </w:rPrChange>
        </w:rPr>
      </w:pPr>
      <w:ins w:id="84" w:author="BAChan" w:date="2017-08-19T18:23:00Z">
        <w:r>
          <w:rPr>
            <w:rFonts w:hint="eastAsia"/>
            <w:b/>
            <w:sz w:val="24"/>
          </w:rPr>
          <w:t xml:space="preserve">삼성전자, </w:t>
        </w:r>
        <w:r>
          <w:rPr>
            <w:b/>
            <w:sz w:val="24"/>
          </w:rPr>
          <w:t>‘</w:t>
        </w:r>
        <w:proofErr w:type="spellStart"/>
        <w:r>
          <w:rPr>
            <w:rFonts w:hint="eastAsia"/>
            <w:b/>
            <w:sz w:val="24"/>
          </w:rPr>
          <w:t>엑시노스</w:t>
        </w:r>
        <w:proofErr w:type="spellEnd"/>
        <w:r>
          <w:rPr>
            <w:rFonts w:hint="eastAsia"/>
            <w:b/>
            <w:sz w:val="24"/>
          </w:rPr>
          <w:t xml:space="preserve"> </w:t>
        </w:r>
        <w:r>
          <w:rPr>
            <w:b/>
            <w:sz w:val="24"/>
          </w:rPr>
          <w:t xml:space="preserve">VR 3’ </w:t>
        </w:r>
        <w:proofErr w:type="spellStart"/>
        <w:r>
          <w:rPr>
            <w:rFonts w:hint="eastAsia"/>
            <w:b/>
            <w:sz w:val="24"/>
          </w:rPr>
          <w:t>프로토타입</w:t>
        </w:r>
        <w:proofErr w:type="spellEnd"/>
        <w:r>
          <w:rPr>
            <w:rFonts w:hint="eastAsia"/>
            <w:b/>
            <w:sz w:val="24"/>
          </w:rPr>
          <w:t xml:space="preserve"> 공개</w:t>
        </w:r>
        <w:r>
          <w:rPr>
            <w:b/>
            <w:sz w:val="24"/>
          </w:rPr>
          <w:br/>
        </w:r>
      </w:ins>
      <w:ins w:id="85" w:author="BAChan" w:date="2017-08-19T18:24:00Z">
        <w:r w:rsidR="001435F3">
          <w:rPr>
            <w:rFonts w:hint="eastAsia"/>
          </w:rPr>
          <w:t xml:space="preserve">7월 초, 삼성전자는 </w:t>
        </w:r>
        <w:r w:rsidR="001435F3">
          <w:t xml:space="preserve">VR </w:t>
        </w:r>
        <w:proofErr w:type="spellStart"/>
        <w:r w:rsidR="001435F3">
          <w:rPr>
            <w:rFonts w:hint="eastAsia"/>
          </w:rPr>
          <w:t>헤드셋</w:t>
        </w:r>
        <w:proofErr w:type="spellEnd"/>
        <w:r w:rsidR="001435F3">
          <w:rPr>
            <w:rFonts w:hint="eastAsia"/>
          </w:rPr>
          <w:t xml:space="preserve"> </w:t>
        </w:r>
        <w:r w:rsidR="001435F3">
          <w:t>‘</w:t>
        </w:r>
        <w:proofErr w:type="spellStart"/>
        <w:r w:rsidR="001435F3">
          <w:rPr>
            <w:rFonts w:hint="eastAsia"/>
          </w:rPr>
          <w:t>엑시노스</w:t>
        </w:r>
        <w:proofErr w:type="spellEnd"/>
        <w:r w:rsidR="001435F3">
          <w:rPr>
            <w:rFonts w:hint="eastAsia"/>
          </w:rPr>
          <w:t xml:space="preserve"> </w:t>
        </w:r>
        <w:r w:rsidR="001435F3">
          <w:t xml:space="preserve">VR 3’ </w:t>
        </w:r>
        <w:r w:rsidR="001435F3">
          <w:rPr>
            <w:rFonts w:hint="eastAsia"/>
          </w:rPr>
          <w:t>프로토타입을 공개.</w:t>
        </w:r>
        <w:r w:rsidR="001435F3">
          <w:t xml:space="preserve"> </w:t>
        </w:r>
        <w:r w:rsidR="001435F3">
          <w:rPr>
            <w:rFonts w:hint="eastAsia"/>
          </w:rPr>
          <w:t xml:space="preserve">이 제품의 특징은 스마트폰 없이도 사용할 수 </w:t>
        </w:r>
      </w:ins>
      <w:ins w:id="86" w:author="BAChan" w:date="2017-08-19T18:25:00Z">
        <w:r w:rsidR="001435F3">
          <w:rPr>
            <w:rFonts w:hint="eastAsia"/>
          </w:rPr>
          <w:t xml:space="preserve">있는 </w:t>
        </w:r>
        <w:proofErr w:type="spellStart"/>
        <w:r w:rsidR="001435F3">
          <w:rPr>
            <w:rFonts w:hint="eastAsia"/>
          </w:rPr>
          <w:t>독립형</w:t>
        </w:r>
        <w:proofErr w:type="spellEnd"/>
        <w:r w:rsidR="001435F3">
          <w:rPr>
            <w:rFonts w:hint="eastAsia"/>
          </w:rPr>
          <w:t xml:space="preserve"> </w:t>
        </w:r>
        <w:r w:rsidR="001435F3">
          <w:t xml:space="preserve">VR </w:t>
        </w:r>
        <w:proofErr w:type="spellStart"/>
        <w:r w:rsidR="001435F3">
          <w:rPr>
            <w:rFonts w:hint="eastAsia"/>
          </w:rPr>
          <w:t>헤드셋</w:t>
        </w:r>
        <w:proofErr w:type="spellEnd"/>
        <w:r w:rsidR="001435F3">
          <w:rPr>
            <w:rFonts w:hint="eastAsia"/>
          </w:rPr>
          <w:t>.</w:t>
        </w:r>
        <w:r w:rsidR="001435F3">
          <w:t xml:space="preserve"> </w:t>
        </w:r>
        <w:r w:rsidR="001435F3">
          <w:rPr>
            <w:rFonts w:hint="eastAsia"/>
          </w:rPr>
          <w:t>스마트폰 없이도 사용할 수 있도록 내장형 디스플레이를 탑재함.</w:t>
        </w:r>
        <w:r w:rsidR="001435F3">
          <w:t xml:space="preserve"> </w:t>
        </w:r>
        <w:r w:rsidR="001435F3">
          <w:rPr>
            <w:rFonts w:hint="eastAsia"/>
          </w:rPr>
          <w:t xml:space="preserve">스마트폰의 도움을 받을 수 없기 때문에 </w:t>
        </w:r>
        <w:r w:rsidR="001435F3">
          <w:t xml:space="preserve">VR </w:t>
        </w:r>
        <w:r w:rsidR="001435F3">
          <w:rPr>
            <w:rFonts w:hint="eastAsia"/>
          </w:rPr>
          <w:t>콘텐츠를 제대로 감상하기 위한 하드웨어 스</w:t>
        </w:r>
      </w:ins>
      <w:ins w:id="87" w:author="BAChan" w:date="2017-08-19T18:28:00Z">
        <w:r w:rsidR="001435F3">
          <w:rPr>
            <w:rFonts w:hint="eastAsia"/>
          </w:rPr>
          <w:t>펙</w:t>
        </w:r>
      </w:ins>
      <w:ins w:id="88" w:author="BAChan" w:date="2017-08-19T18:25:00Z">
        <w:r w:rsidR="001435F3">
          <w:rPr>
            <w:rFonts w:hint="eastAsia"/>
          </w:rPr>
          <w:t>을 지님.</w:t>
        </w:r>
        <w:r w:rsidR="001435F3">
          <w:t xml:space="preserve"> </w:t>
        </w:r>
        <w:r w:rsidR="001435F3">
          <w:rPr>
            <w:rFonts w:hint="eastAsia"/>
          </w:rPr>
          <w:t xml:space="preserve">디스플레이는 </w:t>
        </w:r>
      </w:ins>
      <w:ins w:id="89" w:author="BAChan" w:date="2017-08-19T18:26:00Z">
        <w:r w:rsidR="001435F3">
          <w:t xml:space="preserve">90Hz </w:t>
        </w:r>
        <w:r w:rsidR="001435F3">
          <w:rPr>
            <w:rFonts w:hint="eastAsia"/>
          </w:rPr>
          <w:t xml:space="preserve">듀얼 </w:t>
        </w:r>
        <w:r w:rsidR="001435F3">
          <w:t xml:space="preserve">WQHD+ </w:t>
        </w:r>
        <w:r w:rsidR="001435F3">
          <w:rPr>
            <w:rFonts w:hint="eastAsia"/>
          </w:rPr>
          <w:t xml:space="preserve">디스플레이 혹은 </w:t>
        </w:r>
        <w:r w:rsidR="001435F3">
          <w:t>75Hz</w:t>
        </w:r>
        <w:r w:rsidR="001435F3">
          <w:rPr>
            <w:rFonts w:hint="eastAsia"/>
          </w:rPr>
          <w:t xml:space="preserve">의 </w:t>
        </w:r>
        <w:r w:rsidR="001435F3">
          <w:t xml:space="preserve">4K </w:t>
        </w:r>
        <w:r w:rsidR="001435F3">
          <w:rPr>
            <w:rFonts w:hint="eastAsia"/>
          </w:rPr>
          <w:t xml:space="preserve">디스플레이가 탑재되어 있으며 프로세서는 </w:t>
        </w:r>
        <w:r w:rsidR="001435F3">
          <w:t xml:space="preserve">2.4GHz </w:t>
        </w:r>
        <w:r w:rsidR="001435F3">
          <w:rPr>
            <w:rFonts w:hint="eastAsia"/>
          </w:rPr>
          <w:t xml:space="preserve">클럭의 삼성 </w:t>
        </w:r>
        <w:r w:rsidR="001435F3">
          <w:t>M2 CPU 2개와 1.7</w:t>
        </w:r>
        <w:r w:rsidR="001435F3">
          <w:rPr>
            <w:rFonts w:hint="eastAsia"/>
          </w:rPr>
          <w:t xml:space="preserve">GHz 클럭의 </w:t>
        </w:r>
        <w:r w:rsidR="001435F3">
          <w:t xml:space="preserve">ARM Cortex A53 CPU </w:t>
        </w:r>
        <w:r w:rsidR="001435F3">
          <w:rPr>
            <w:rFonts w:hint="eastAsia"/>
          </w:rPr>
          <w:t xml:space="preserve">코어 </w:t>
        </w:r>
        <w:r w:rsidR="001435F3">
          <w:t>4</w:t>
        </w:r>
        <w:r w:rsidR="001435F3">
          <w:rPr>
            <w:rFonts w:hint="eastAsia"/>
          </w:rPr>
          <w:t xml:space="preserve">개로 구성된 </w:t>
        </w:r>
        <w:proofErr w:type="spellStart"/>
        <w:r w:rsidR="001435F3">
          <w:rPr>
            <w:rFonts w:hint="eastAsia"/>
          </w:rPr>
          <w:t>헥사</w:t>
        </w:r>
        <w:proofErr w:type="spellEnd"/>
        <w:r w:rsidR="001435F3">
          <w:rPr>
            <w:rFonts w:hint="eastAsia"/>
          </w:rPr>
          <w:t xml:space="preserve"> 코어 프로세서를 탑재.</w:t>
        </w:r>
      </w:ins>
      <w:ins w:id="90" w:author="BAChan" w:date="2017-08-19T18:27:00Z">
        <w:r w:rsidR="001435F3">
          <w:t xml:space="preserve"> </w:t>
        </w:r>
        <w:r w:rsidR="001435F3">
          <w:rPr>
            <w:rFonts w:hint="eastAsia"/>
          </w:rPr>
          <w:t xml:space="preserve">이 제품에서 주목할만한 점은 </w:t>
        </w:r>
        <w:r w:rsidR="001435F3">
          <w:t>Visual Camp</w:t>
        </w:r>
        <w:r w:rsidR="001435F3">
          <w:rPr>
            <w:rFonts w:hint="eastAsia"/>
          </w:rPr>
          <w:t xml:space="preserve">에서 개발한 </w:t>
        </w:r>
        <w:r w:rsidR="001435F3">
          <w:t xml:space="preserve">VR </w:t>
        </w:r>
        <w:r w:rsidR="001435F3">
          <w:rPr>
            <w:rFonts w:hint="eastAsia"/>
          </w:rPr>
          <w:t>시력 시스템이 적용된 것.</w:t>
        </w:r>
        <w:r w:rsidR="001435F3">
          <w:t xml:space="preserve"> VR </w:t>
        </w:r>
        <w:r w:rsidR="001435F3">
          <w:rPr>
            <w:rFonts w:hint="eastAsia"/>
          </w:rPr>
          <w:t xml:space="preserve">영상을 제대로 보기 위해서는 높은 해상도가 필요하지만 높은 해상도일수록 </w:t>
        </w:r>
        <w:proofErr w:type="spellStart"/>
        <w:r w:rsidR="001435F3">
          <w:rPr>
            <w:rFonts w:hint="eastAsia"/>
          </w:rPr>
          <w:t>고스펙을</w:t>
        </w:r>
        <w:proofErr w:type="spellEnd"/>
        <w:r w:rsidR="001435F3">
          <w:rPr>
            <w:rFonts w:hint="eastAsia"/>
          </w:rPr>
          <w:t xml:space="preserve"> 요구.</w:t>
        </w:r>
        <w:r w:rsidR="001435F3">
          <w:t xml:space="preserve"> VR </w:t>
        </w:r>
        <w:r w:rsidR="001435F3">
          <w:rPr>
            <w:rFonts w:hint="eastAsia"/>
          </w:rPr>
          <w:t>시력 추적 시스템은 사용자의 시선이 닿는 곳의 영상을 좀 더 세밀하고 선명하게 보여주고,</w:t>
        </w:r>
        <w:r w:rsidR="001435F3">
          <w:t xml:space="preserve"> </w:t>
        </w:r>
        <w:r w:rsidR="001435F3">
          <w:rPr>
            <w:rFonts w:hint="eastAsia"/>
          </w:rPr>
          <w:t xml:space="preserve">시선이 닿지 </w:t>
        </w:r>
      </w:ins>
      <w:ins w:id="91" w:author="BAChan" w:date="2017-08-19T18:28:00Z">
        <w:r w:rsidR="001435F3">
          <w:rPr>
            <w:rFonts w:hint="eastAsia"/>
          </w:rPr>
          <w:t>않는 곳의 영상은 비교적 해상도를 낮춰주기 때문에 시스템의 부담을 덜어주게 됨.</w:t>
        </w:r>
        <w:r w:rsidR="001435F3">
          <w:t xml:space="preserve"> </w:t>
        </w:r>
        <w:r w:rsidR="001435F3">
          <w:rPr>
            <w:rFonts w:hint="eastAsia"/>
          </w:rPr>
          <w:t>아직 출시 날짜는 정확하게 정해지지 않음.</w:t>
        </w:r>
        <w:r w:rsidR="001435F3">
          <w:br/>
        </w:r>
        <w:r w:rsidR="001435F3">
          <w:rPr>
            <w:noProof/>
          </w:rPr>
          <w:drawing>
            <wp:inline distT="0" distB="0" distL="0" distR="0">
              <wp:extent cx="3847381" cy="2453608"/>
              <wp:effectExtent l="0" t="0" r="1270" b="4445"/>
              <wp:docPr id="5" name="그림 5" descr="http://postfiles15.naver.net/MjAxNzA3MDdfMjc5/MDAxNDk5NDI3MzczMjk1.2uXVrE4s8sv6EPEmGmZizTsgbXtUz7PftQfEqeTISawg.c603_LShtnMcFqRkjxuauWBj-Qpu1R9Os56RArqhhggg.PNG.beautyim1115/1.png?type=w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ostfiles15.naver.net/MjAxNzA3MDdfMjc5/MDAxNDk5NDI3MzczMjk1.2uXVrE4s8sv6EPEmGmZizTsgbXtUz7PftQfEqeTISawg.c603_LShtnMcFqRkjxuauWBj-Qpu1R9Os56RArqhhggg.PNG.beautyim1115/1.png?type=w9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1153" cy="2462391"/>
                      </a:xfrm>
                      <a:prstGeom prst="rect">
                        <a:avLst/>
                      </a:prstGeom>
                      <a:noFill/>
                      <a:ln>
                        <a:noFill/>
                      </a:ln>
                    </pic:spPr>
                  </pic:pic>
                </a:graphicData>
              </a:graphic>
            </wp:inline>
          </w:drawing>
        </w:r>
      </w:ins>
      <w:ins w:id="92" w:author="BAChan" w:date="2017-08-19T18:29:00Z">
        <w:r w:rsidR="001435F3">
          <w:br/>
        </w:r>
      </w:ins>
    </w:p>
    <w:p w:rsidR="001435F3" w:rsidRPr="00D93A9B" w:rsidRDefault="00ED4CD7">
      <w:pPr>
        <w:pStyle w:val="a3"/>
        <w:numPr>
          <w:ilvl w:val="0"/>
          <w:numId w:val="2"/>
        </w:numPr>
        <w:ind w:leftChars="0"/>
        <w:rPr>
          <w:ins w:id="93" w:author="BAChan" w:date="2017-08-20T00:09:00Z"/>
          <w:b/>
          <w:sz w:val="24"/>
          <w:rPrChange w:id="94" w:author="BAChan" w:date="2017-08-20T00:09:00Z">
            <w:rPr>
              <w:ins w:id="95" w:author="BAChan" w:date="2017-08-20T00:09:00Z"/>
              <w:rFonts w:asciiTheme="minorEastAsia" w:hAnsiTheme="minorEastAsia"/>
            </w:rPr>
          </w:rPrChange>
        </w:rPr>
      </w:pPr>
      <w:ins w:id="96" w:author="BAChan" w:date="2017-08-19T22:06:00Z">
        <w:r>
          <w:rPr>
            <w:rFonts w:hint="eastAsia"/>
            <w:b/>
            <w:sz w:val="24"/>
          </w:rPr>
          <w:t>L</w:t>
        </w:r>
        <w:r>
          <w:rPr>
            <w:b/>
            <w:sz w:val="24"/>
          </w:rPr>
          <w:t>G</w:t>
        </w:r>
        <w:r>
          <w:rPr>
            <w:rFonts w:hint="eastAsia"/>
            <w:b/>
            <w:sz w:val="24"/>
          </w:rPr>
          <w:t xml:space="preserve">전자 </w:t>
        </w:r>
        <w:r>
          <w:rPr>
            <w:b/>
            <w:sz w:val="24"/>
          </w:rPr>
          <w:t>AI</w:t>
        </w:r>
        <w:r>
          <w:rPr>
            <w:rFonts w:hint="eastAsia"/>
            <w:b/>
            <w:sz w:val="24"/>
          </w:rPr>
          <w:t>로봇 시범 서비스 시행</w:t>
        </w:r>
        <w:r>
          <w:rPr>
            <w:b/>
            <w:sz w:val="24"/>
          </w:rPr>
          <w:br/>
        </w:r>
      </w:ins>
      <w:ins w:id="97" w:author="BAChan" w:date="2017-08-19T22:07:00Z">
        <w:r>
          <w:rPr>
            <w:rFonts w:hint="eastAsia"/>
          </w:rPr>
          <w:t xml:space="preserve">라스베이거스에서 열린 </w:t>
        </w:r>
        <w:r>
          <w:t>CES2017</w:t>
        </w:r>
        <w:r>
          <w:rPr>
            <w:rFonts w:hint="eastAsia"/>
          </w:rPr>
          <w:t xml:space="preserve">에서 </w:t>
        </w:r>
        <w:r>
          <w:t>LG</w:t>
        </w:r>
        <w:r>
          <w:rPr>
            <w:rFonts w:hint="eastAsia"/>
          </w:rPr>
          <w:t xml:space="preserve">전자는 </w:t>
        </w:r>
        <w:r>
          <w:t>AI</w:t>
        </w:r>
        <w:r>
          <w:rPr>
            <w:rFonts w:hint="eastAsia"/>
          </w:rPr>
          <w:t>로봇 프로토타입을 선보임.</w:t>
        </w:r>
        <w:r>
          <w:t xml:space="preserve"> </w:t>
        </w:r>
        <w:r>
          <w:rPr>
            <w:rFonts w:hint="eastAsia"/>
          </w:rPr>
          <w:t xml:space="preserve">당시 공개된 로봇은 스마트 홈을 위한 </w:t>
        </w:r>
        <w:r>
          <w:t>‘</w:t>
        </w:r>
        <w:r>
          <w:rPr>
            <w:rFonts w:hint="eastAsia"/>
          </w:rPr>
          <w:t>허브 로봇</w:t>
        </w:r>
        <w:r>
          <w:t xml:space="preserve">’, </w:t>
        </w:r>
        <w:r>
          <w:rPr>
            <w:rFonts w:hint="eastAsia"/>
          </w:rPr>
          <w:t>공항</w:t>
        </w:r>
      </w:ins>
      <w:ins w:id="98" w:author="BAChan" w:date="2017-08-19T22:08:00Z">
        <w:r>
          <w:rPr>
            <w:rFonts w:hint="eastAsia"/>
          </w:rPr>
          <w:t>을 안내하는 공항 안내 로봇,</w:t>
        </w:r>
        <w:r>
          <w:t xml:space="preserve"> </w:t>
        </w:r>
        <w:r>
          <w:rPr>
            <w:rFonts w:hint="eastAsia"/>
          </w:rPr>
          <w:t xml:space="preserve">공항을 청소하는 공항 청소로봇, 정원의 잔디를 깎아주는 잔디 깎기 로봇 등 총 </w:t>
        </w:r>
        <w:r>
          <w:t xml:space="preserve">4 </w:t>
        </w:r>
        <w:r>
          <w:rPr>
            <w:rFonts w:hint="eastAsia"/>
          </w:rPr>
          <w:t>종의 로봇을 공개.</w:t>
        </w:r>
        <w:r>
          <w:t xml:space="preserve"> </w:t>
        </w:r>
        <w:r>
          <w:rPr>
            <w:rFonts w:hint="eastAsia"/>
          </w:rPr>
          <w:t xml:space="preserve">이 로봇들은 아마존의 </w:t>
        </w:r>
        <w:proofErr w:type="spellStart"/>
        <w:r>
          <w:rPr>
            <w:rFonts w:hint="eastAsia"/>
          </w:rPr>
          <w:t>알렉사를</w:t>
        </w:r>
        <w:proofErr w:type="spellEnd"/>
        <w:r>
          <w:rPr>
            <w:rFonts w:hint="eastAsia"/>
          </w:rPr>
          <w:t xml:space="preserve"> 탑재하여 작동.</w:t>
        </w:r>
      </w:ins>
      <w:ins w:id="99" w:author="BAChan" w:date="2017-08-19T22:09:00Z">
        <w:r>
          <w:br/>
          <w:t>7</w:t>
        </w:r>
        <w:r>
          <w:rPr>
            <w:rFonts w:hint="eastAsia"/>
          </w:rPr>
          <w:t>월에는 인천공항에 공항 안내 로봇과 공항 청소 로봇을 시범으로 배치하여 서비스를 시행</w:t>
        </w:r>
      </w:ins>
      <w:ins w:id="100" w:author="BAChan" w:date="2017-08-19T22:10:00Z">
        <w:r>
          <w:rPr>
            <w:rFonts w:hint="eastAsia"/>
          </w:rPr>
          <w:t xml:space="preserve"> </w:t>
        </w:r>
      </w:ins>
      <w:ins w:id="101" w:author="BAChan" w:date="2017-08-19T22:09:00Z">
        <w:r>
          <w:rPr>
            <w:rFonts w:hint="eastAsia"/>
          </w:rPr>
          <w:t>중.</w:t>
        </w:r>
      </w:ins>
      <w:ins w:id="102" w:author="BAChan" w:date="2017-08-19T22:10:00Z">
        <w:r>
          <w:t xml:space="preserve"> </w:t>
        </w:r>
        <w:r>
          <w:rPr>
            <w:rFonts w:hint="eastAsia"/>
          </w:rPr>
          <w:t xml:space="preserve">이 로봇들은 서비스 개시 이전 </w:t>
        </w:r>
        <w:r>
          <w:t>5</w:t>
        </w:r>
        <w:r>
          <w:rPr>
            <w:rFonts w:hint="eastAsia"/>
          </w:rPr>
          <w:t>개월간 인천국제공항에서 소음,</w:t>
        </w:r>
        <w:r>
          <w:t xml:space="preserve"> </w:t>
        </w:r>
        <w:r>
          <w:rPr>
            <w:rFonts w:hint="eastAsia"/>
          </w:rPr>
          <w:t>장애물,</w:t>
        </w:r>
        <w:r>
          <w:t xml:space="preserve"> </w:t>
        </w:r>
        <w:r>
          <w:rPr>
            <w:rFonts w:hint="eastAsia"/>
          </w:rPr>
          <w:t>돌발 상황 등의 변수에 적응하고 완성도를 높이는 현장테스</w:t>
        </w:r>
      </w:ins>
      <w:ins w:id="103" w:author="BAChan" w:date="2017-08-19T22:11:00Z">
        <w:r>
          <w:rPr>
            <w:rFonts w:hint="eastAsia"/>
          </w:rPr>
          <w:t xml:space="preserve">트를 거쳐 최적화를 완료한 다음 각각 </w:t>
        </w:r>
        <w:r>
          <w:t>5</w:t>
        </w:r>
        <w:r>
          <w:rPr>
            <w:rFonts w:hint="eastAsia"/>
          </w:rPr>
          <w:t>대를 배치함.</w:t>
        </w:r>
        <w:r>
          <w:br/>
        </w:r>
        <w:r>
          <w:rPr>
            <w:rFonts w:hint="eastAsia"/>
          </w:rPr>
          <w:t xml:space="preserve">공항 안내 로봇의 경우 </w:t>
        </w:r>
        <w:r>
          <w:t xml:space="preserve">LG </w:t>
        </w:r>
        <w:r>
          <w:rPr>
            <w:rFonts w:hint="eastAsia"/>
          </w:rPr>
          <w:t>전자가 독자적으로 개발하였으며 음성인식 플랫폼(</w:t>
        </w:r>
        <w:proofErr w:type="spellStart"/>
        <w:r>
          <w:rPr>
            <w:rFonts w:hint="eastAsia"/>
          </w:rPr>
          <w:t>알렉사</w:t>
        </w:r>
        <w:proofErr w:type="spellEnd"/>
        <w:r>
          <w:rPr>
            <w:rFonts w:hint="eastAsia"/>
          </w:rPr>
          <w:t xml:space="preserve">)를 탑재하였고, </w:t>
        </w:r>
        <w:proofErr w:type="spellStart"/>
        <w:r>
          <w:rPr>
            <w:rFonts w:hint="eastAsia"/>
          </w:rPr>
          <w:t>영어</w:t>
        </w:r>
        <w:r>
          <w:rPr>
            <w:rFonts w:asciiTheme="minorEastAsia" w:hAnsiTheme="minorEastAsia" w:hint="eastAsia"/>
          </w:rPr>
          <w:t>·중</w:t>
        </w:r>
      </w:ins>
      <w:ins w:id="104" w:author="BAChan" w:date="2017-08-19T22:12:00Z">
        <w:r>
          <w:rPr>
            <w:rFonts w:asciiTheme="minorEastAsia" w:hAnsiTheme="minorEastAsia" w:hint="eastAsia"/>
          </w:rPr>
          <w:t>국어</w:t>
        </w:r>
      </w:ins>
      <w:ins w:id="105" w:author="BAChan" w:date="2017-08-19T22:11:00Z">
        <w:r>
          <w:rPr>
            <w:rFonts w:asciiTheme="minorEastAsia" w:hAnsiTheme="minorEastAsia" w:hint="eastAsia"/>
          </w:rPr>
          <w:t>·</w:t>
        </w:r>
      </w:ins>
      <w:ins w:id="106" w:author="BAChan" w:date="2017-08-19T22:12:00Z">
        <w:r>
          <w:rPr>
            <w:rFonts w:asciiTheme="minorEastAsia" w:hAnsiTheme="minorEastAsia" w:hint="eastAsia"/>
          </w:rPr>
          <w:t>일본어</w:t>
        </w:r>
      </w:ins>
      <w:ins w:id="107" w:author="BAChan" w:date="2017-08-19T22:11:00Z">
        <w:r>
          <w:rPr>
            <w:rFonts w:asciiTheme="minorEastAsia" w:hAnsiTheme="minorEastAsia" w:hint="eastAsia"/>
          </w:rPr>
          <w:t>·</w:t>
        </w:r>
      </w:ins>
      <w:ins w:id="108" w:author="BAChan" w:date="2017-08-19T22:12:00Z">
        <w:r>
          <w:rPr>
            <w:rFonts w:asciiTheme="minorEastAsia" w:hAnsiTheme="minorEastAsia" w:hint="eastAsia"/>
          </w:rPr>
          <w:t>한국어</w:t>
        </w:r>
        <w:proofErr w:type="spellEnd"/>
        <w:r>
          <w:rPr>
            <w:rFonts w:asciiTheme="minorEastAsia" w:hAnsiTheme="minorEastAsia" w:hint="eastAsia"/>
          </w:rPr>
          <w:t xml:space="preserve"> 등 </w:t>
        </w:r>
        <w:r>
          <w:rPr>
            <w:rFonts w:asciiTheme="minorEastAsia" w:hAnsiTheme="minorEastAsia"/>
          </w:rPr>
          <w:t>4</w:t>
        </w:r>
        <w:r>
          <w:rPr>
            <w:rFonts w:asciiTheme="minorEastAsia" w:hAnsiTheme="minorEastAsia" w:hint="eastAsia"/>
          </w:rPr>
          <w:t xml:space="preserve">개 국어로 여행자를 위한 스마트 정보 보조 역할을 수행. 또한 인천공항 중앙 서버와 연동하는 방식으로 공항 이용객들에게 항공편 정보를 비롯해 </w:t>
        </w:r>
        <w:proofErr w:type="spellStart"/>
        <w:r>
          <w:rPr>
            <w:rFonts w:asciiTheme="minorEastAsia" w:hAnsiTheme="minorEastAsia" w:hint="eastAsia"/>
          </w:rPr>
          <w:t>탑승구</w:t>
        </w:r>
        <w:proofErr w:type="spellEnd"/>
        <w:r>
          <w:rPr>
            <w:rFonts w:asciiTheme="minorEastAsia" w:hAnsiTheme="minorEastAsia" w:hint="eastAsia"/>
          </w:rPr>
          <w:t>,</w:t>
        </w:r>
        <w:r>
          <w:rPr>
            <w:rFonts w:asciiTheme="minorEastAsia" w:hAnsiTheme="minorEastAsia"/>
          </w:rPr>
          <w:t xml:space="preserve"> </w:t>
        </w:r>
        <w:r>
          <w:rPr>
            <w:rFonts w:asciiTheme="minorEastAsia" w:hAnsiTheme="minorEastAsia" w:hint="eastAsia"/>
          </w:rPr>
          <w:t>편의 시설,</w:t>
        </w:r>
        <w:r>
          <w:rPr>
            <w:rFonts w:asciiTheme="minorEastAsia" w:hAnsiTheme="minorEastAsia"/>
          </w:rPr>
          <w:t xml:space="preserve"> </w:t>
        </w:r>
        <w:r>
          <w:rPr>
            <w:rFonts w:asciiTheme="minorEastAsia" w:hAnsiTheme="minorEastAsia" w:hint="eastAsia"/>
          </w:rPr>
          <w:t>매장 등의 위치를 안</w:t>
        </w:r>
      </w:ins>
      <w:ins w:id="109" w:author="BAChan" w:date="2017-08-19T22:13:00Z">
        <w:r>
          <w:rPr>
            <w:rFonts w:asciiTheme="minorEastAsia" w:hAnsiTheme="minorEastAsia" w:hint="eastAsia"/>
          </w:rPr>
          <w:t>내하며 고객 요청에 따라 공항 내 가고자 하는 목적지까지 에스코트 하는 기능도 제공한다.</w:t>
        </w:r>
      </w:ins>
      <w:ins w:id="110" w:author="BAChan" w:date="2017-08-20T00:09:00Z">
        <w:r w:rsidR="00D93A9B">
          <w:rPr>
            <w:rFonts w:asciiTheme="minorEastAsia" w:hAnsiTheme="minorEastAsia"/>
          </w:rPr>
          <w:br/>
        </w:r>
      </w:ins>
    </w:p>
    <w:p w:rsidR="00D93A9B" w:rsidRPr="00F8314C" w:rsidRDefault="00150B15">
      <w:pPr>
        <w:pStyle w:val="a3"/>
        <w:numPr>
          <w:ilvl w:val="0"/>
          <w:numId w:val="2"/>
        </w:numPr>
        <w:ind w:leftChars="0"/>
        <w:rPr>
          <w:b/>
          <w:sz w:val="24"/>
          <w:rPrChange w:id="111" w:author="BAChan" w:date="2017-08-19T17:17:00Z">
            <w:rPr/>
          </w:rPrChange>
        </w:rPr>
      </w:pPr>
      <w:proofErr w:type="spellStart"/>
      <w:ins w:id="112" w:author="BAChan" w:date="2017-08-20T00:53:00Z">
        <w:r>
          <w:rPr>
            <w:rFonts w:hint="eastAsia"/>
            <w:b/>
            <w:sz w:val="24"/>
          </w:rPr>
          <w:t>무인편의점</w:t>
        </w:r>
        <w:proofErr w:type="spellEnd"/>
        <w:r>
          <w:rPr>
            <w:rFonts w:hint="eastAsia"/>
            <w:b/>
            <w:sz w:val="24"/>
          </w:rPr>
          <w:t xml:space="preserve"> </w:t>
        </w:r>
        <w:proofErr w:type="spellStart"/>
        <w:r>
          <w:rPr>
            <w:rFonts w:hint="eastAsia"/>
            <w:b/>
            <w:sz w:val="24"/>
          </w:rPr>
          <w:t>빙고박스</w:t>
        </w:r>
        <w:bookmarkStart w:id="113" w:name="_GoBack"/>
        <w:bookmarkEnd w:id="113"/>
        <w:proofErr w:type="spellEnd"/>
        <w:r>
          <w:rPr>
            <w:b/>
            <w:sz w:val="24"/>
          </w:rPr>
          <w:br/>
        </w:r>
        <w:r>
          <w:rPr>
            <w:rFonts w:hint="eastAsia"/>
          </w:rPr>
          <w:t xml:space="preserve">상하이 </w:t>
        </w:r>
        <w:r>
          <w:t>2</w:t>
        </w:r>
        <w:r>
          <w:rPr>
            <w:rFonts w:hint="eastAsia"/>
          </w:rPr>
          <w:t>곳에서 운영되고 있으며 프랑스 유통 기업</w:t>
        </w:r>
      </w:ins>
      <w:ins w:id="114" w:author="BAChan" w:date="2017-08-20T00:54:00Z">
        <w:r>
          <w:rPr>
            <w:rFonts w:hint="eastAsia"/>
          </w:rPr>
          <w:t xml:space="preserve">인 </w:t>
        </w:r>
        <w:proofErr w:type="spellStart"/>
        <w:r>
          <w:rPr>
            <w:rFonts w:hint="eastAsia"/>
          </w:rPr>
          <w:t>오샹과</w:t>
        </w:r>
        <w:proofErr w:type="spellEnd"/>
        <w:r>
          <w:rPr>
            <w:rFonts w:hint="eastAsia"/>
          </w:rPr>
          <w:t xml:space="preserve"> 협력하여 만들어짐.</w:t>
        </w:r>
        <w:r>
          <w:t xml:space="preserve"> </w:t>
        </w:r>
        <w:r>
          <w:rPr>
            <w:rFonts w:hint="eastAsia"/>
          </w:rPr>
          <w:t>빙고박스에서는 스마트폰 하나로 모든 것을 해결할 수 있음.</w:t>
        </w:r>
        <w:r>
          <w:t xml:space="preserve"> </w:t>
        </w:r>
        <w:r>
          <w:rPr>
            <w:rFonts w:hint="eastAsia"/>
          </w:rPr>
          <w:t xml:space="preserve">편의점 안으로 입장하기 위하여 입구에 있는 </w:t>
        </w:r>
        <w:r>
          <w:t>QR</w:t>
        </w:r>
        <w:r>
          <w:rPr>
            <w:rFonts w:hint="eastAsia"/>
          </w:rPr>
          <w:t>코드를 통해 잠겨있는 출입문을 해제.</w:t>
        </w:r>
        <w:r>
          <w:t xml:space="preserve"> </w:t>
        </w:r>
        <w:proofErr w:type="spellStart"/>
        <w:r>
          <w:rPr>
            <w:rFonts w:hint="eastAsia"/>
          </w:rPr>
          <w:t>위챗으로</w:t>
        </w:r>
        <w:proofErr w:type="spellEnd"/>
        <w:r>
          <w:rPr>
            <w:rFonts w:hint="eastAsia"/>
          </w:rPr>
          <w:t xml:space="preserve"> </w:t>
        </w:r>
        <w:r>
          <w:t>QR</w:t>
        </w:r>
        <w:r>
          <w:rPr>
            <w:rFonts w:hint="eastAsia"/>
          </w:rPr>
          <w:t>코드를 스캔하여 모바일 인증을 받아야 문이 열림.</w:t>
        </w:r>
        <w:r>
          <w:t xml:space="preserve"> </w:t>
        </w:r>
        <w:r>
          <w:rPr>
            <w:rFonts w:hint="eastAsia"/>
          </w:rPr>
          <w:t xml:space="preserve">편의점 </w:t>
        </w:r>
      </w:ins>
      <w:ins w:id="115" w:author="BAChan" w:date="2017-08-20T00:55:00Z">
        <w:r>
          <w:rPr>
            <w:rFonts w:hint="eastAsia"/>
          </w:rPr>
          <w:t xml:space="preserve">내의 모든 제품에는 </w:t>
        </w:r>
        <w:r>
          <w:t xml:space="preserve">RFID </w:t>
        </w:r>
        <w:r>
          <w:rPr>
            <w:rFonts w:hint="eastAsia"/>
          </w:rPr>
          <w:t>태그가 붙어있고,</w:t>
        </w:r>
        <w:r>
          <w:t xml:space="preserve"> </w:t>
        </w:r>
        <w:r>
          <w:rPr>
            <w:rFonts w:hint="eastAsia"/>
          </w:rPr>
          <w:t xml:space="preserve">결제를 위해서 최대 </w:t>
        </w:r>
        <w:r>
          <w:t>5</w:t>
        </w:r>
        <w:r>
          <w:rPr>
            <w:rFonts w:hint="eastAsia"/>
          </w:rPr>
          <w:t xml:space="preserve">개의 제품을 </w:t>
        </w:r>
        <w:r>
          <w:t xml:space="preserve">RFID </w:t>
        </w:r>
        <w:r>
          <w:rPr>
            <w:rFonts w:hint="eastAsia"/>
          </w:rPr>
          <w:t>리더기 위에 올려놓으면 자동으로 인식되어 계산대에 품목이 뜸.</w:t>
        </w:r>
        <w:r>
          <w:t xml:space="preserve"> </w:t>
        </w:r>
        <w:r>
          <w:rPr>
            <w:rFonts w:hint="eastAsia"/>
          </w:rPr>
          <w:t xml:space="preserve">이를 </w:t>
        </w:r>
        <w:proofErr w:type="spellStart"/>
        <w:r>
          <w:rPr>
            <w:rFonts w:hint="eastAsia"/>
          </w:rPr>
          <w:t>위챗페이나</w:t>
        </w:r>
        <w:proofErr w:type="spellEnd"/>
        <w:r>
          <w:rPr>
            <w:rFonts w:hint="eastAsia"/>
          </w:rPr>
          <w:t xml:space="preserve"> </w:t>
        </w:r>
        <w:proofErr w:type="spellStart"/>
        <w:r>
          <w:rPr>
            <w:rFonts w:hint="eastAsia"/>
          </w:rPr>
          <w:t>알리페이와</w:t>
        </w:r>
        <w:proofErr w:type="spellEnd"/>
        <w:r>
          <w:rPr>
            <w:rFonts w:hint="eastAsia"/>
          </w:rPr>
          <w:t xml:space="preserve"> 같은 모바일 </w:t>
        </w:r>
        <w:proofErr w:type="spellStart"/>
        <w:r>
          <w:rPr>
            <w:rFonts w:hint="eastAsia"/>
          </w:rPr>
          <w:t>페이먼트로</w:t>
        </w:r>
        <w:proofErr w:type="spellEnd"/>
        <w:r>
          <w:rPr>
            <w:rFonts w:hint="eastAsia"/>
          </w:rPr>
          <w:t xml:space="preserve"> 구매할 수 있음. 제품을 구매하면 자동으로 문이 열리고,</w:t>
        </w:r>
        <w:r>
          <w:t xml:space="preserve"> </w:t>
        </w:r>
        <w:r>
          <w:rPr>
            <w:rFonts w:hint="eastAsia"/>
          </w:rPr>
          <w:t xml:space="preserve">제품을 구매하지 </w:t>
        </w:r>
      </w:ins>
      <w:ins w:id="116" w:author="BAChan" w:date="2017-08-20T00:56:00Z">
        <w:r>
          <w:rPr>
            <w:rFonts w:hint="eastAsia"/>
          </w:rPr>
          <w:t xml:space="preserve">않은 경우에는 입장할 때와 마찬가지로 다시 </w:t>
        </w:r>
        <w:r>
          <w:t>QR</w:t>
        </w:r>
        <w:r>
          <w:rPr>
            <w:rFonts w:hint="eastAsia"/>
          </w:rPr>
          <w:t>코드를 찍고 나가면 되는 시스템</w:t>
        </w:r>
        <w:r>
          <w:br/>
        </w:r>
        <w:r>
          <w:rPr>
            <w:noProof/>
          </w:rPr>
          <w:drawing>
            <wp:inline distT="0" distB="0" distL="0" distR="0">
              <wp:extent cx="2544793" cy="1806778"/>
              <wp:effectExtent l="0" t="0" r="8255" b="3175"/>
              <wp:docPr id="7" name="그림 7" descr="http://platum.kr/wp-content/uploads/2017/07/6-1024x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latum.kr/wp-content/uploads/2017/07/6-1024x72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9603" cy="1817293"/>
                      </a:xfrm>
                      <a:prstGeom prst="rect">
                        <a:avLst/>
                      </a:prstGeom>
                      <a:noFill/>
                      <a:ln>
                        <a:noFill/>
                      </a:ln>
                    </pic:spPr>
                  </pic:pic>
                </a:graphicData>
              </a:graphic>
            </wp:inline>
          </w:drawing>
        </w:r>
        <w:r>
          <w:rPr>
            <w:rFonts w:hint="eastAsia"/>
          </w:rPr>
          <w:t xml:space="preserve"> </w:t>
        </w:r>
        <w:r>
          <w:rPr>
            <w:noProof/>
          </w:rPr>
          <w:drawing>
            <wp:inline distT="0" distB="0" distL="0" distR="0">
              <wp:extent cx="2527540" cy="1794529"/>
              <wp:effectExtent l="0" t="0" r="6350" b="0"/>
              <wp:docPr id="8" name="그림 8" descr="http://platum.kr/wp-content/uploads/2017/07/21-1024x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latum.kr/wp-content/uploads/2017/07/21-1024x72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1329" cy="1804319"/>
                      </a:xfrm>
                      <a:prstGeom prst="rect">
                        <a:avLst/>
                      </a:prstGeom>
                      <a:noFill/>
                      <a:ln>
                        <a:noFill/>
                      </a:ln>
                    </pic:spPr>
                  </pic:pic>
                </a:graphicData>
              </a:graphic>
            </wp:inline>
          </w:drawing>
        </w:r>
      </w:ins>
    </w:p>
    <w:sectPr w:rsidR="00D93A9B" w:rsidRPr="00F8314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5795D"/>
    <w:multiLevelType w:val="hybridMultilevel"/>
    <w:tmpl w:val="24F408E4"/>
    <w:lvl w:ilvl="0" w:tplc="30EC392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49C2914"/>
    <w:multiLevelType w:val="hybridMultilevel"/>
    <w:tmpl w:val="93FE1EE4"/>
    <w:lvl w:ilvl="0" w:tplc="B574C61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5DDF0DD5"/>
    <w:multiLevelType w:val="hybridMultilevel"/>
    <w:tmpl w:val="914C9296"/>
    <w:lvl w:ilvl="0" w:tplc="B574C61C">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AChan">
    <w15:presenceInfo w15:providerId="None" w15:userId="BAC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trackRevisions/>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DBC"/>
    <w:rsid w:val="000445E2"/>
    <w:rsid w:val="00053E34"/>
    <w:rsid w:val="00077155"/>
    <w:rsid w:val="000A5919"/>
    <w:rsid w:val="001435F3"/>
    <w:rsid w:val="00150B15"/>
    <w:rsid w:val="002158CE"/>
    <w:rsid w:val="008A270C"/>
    <w:rsid w:val="00A67E41"/>
    <w:rsid w:val="00A72F1E"/>
    <w:rsid w:val="00A81D17"/>
    <w:rsid w:val="00C33103"/>
    <w:rsid w:val="00D01AEA"/>
    <w:rsid w:val="00D93A9B"/>
    <w:rsid w:val="00ED4CD7"/>
    <w:rsid w:val="00F60DBC"/>
    <w:rsid w:val="00F831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8EDE0"/>
  <w15:chartTrackingRefBased/>
  <w15:docId w15:val="{FBA709FA-6B91-4157-90F8-9A008FB36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0DBC"/>
    <w:pPr>
      <w:ind w:leftChars="400" w:left="800"/>
    </w:pPr>
  </w:style>
  <w:style w:type="table" w:styleId="a4">
    <w:name w:val="Table Grid"/>
    <w:basedOn w:val="a1"/>
    <w:uiPriority w:val="39"/>
    <w:rsid w:val="008A2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485204">
      <w:bodyDiv w:val="1"/>
      <w:marLeft w:val="0"/>
      <w:marRight w:val="0"/>
      <w:marTop w:val="0"/>
      <w:marBottom w:val="0"/>
      <w:divBdr>
        <w:top w:val="none" w:sz="0" w:space="0" w:color="auto"/>
        <w:left w:val="none" w:sz="0" w:space="0" w:color="auto"/>
        <w:bottom w:val="none" w:sz="0" w:space="0" w:color="auto"/>
        <w:right w:val="none" w:sz="0" w:space="0" w:color="auto"/>
      </w:divBdr>
    </w:div>
    <w:div w:id="1337146138">
      <w:bodyDiv w:val="1"/>
      <w:marLeft w:val="0"/>
      <w:marRight w:val="0"/>
      <w:marTop w:val="0"/>
      <w:marBottom w:val="0"/>
      <w:divBdr>
        <w:top w:val="none" w:sz="0" w:space="0" w:color="auto"/>
        <w:left w:val="none" w:sz="0" w:space="0" w:color="auto"/>
        <w:bottom w:val="none" w:sz="0" w:space="0" w:color="auto"/>
        <w:right w:val="none" w:sz="0" w:space="0" w:color="auto"/>
      </w:divBdr>
    </w:div>
    <w:div w:id="1725526232">
      <w:bodyDiv w:val="1"/>
      <w:marLeft w:val="0"/>
      <w:marRight w:val="0"/>
      <w:marTop w:val="0"/>
      <w:marBottom w:val="0"/>
      <w:divBdr>
        <w:top w:val="none" w:sz="0" w:space="0" w:color="auto"/>
        <w:left w:val="none" w:sz="0" w:space="0" w:color="auto"/>
        <w:bottom w:val="none" w:sz="0" w:space="0" w:color="auto"/>
        <w:right w:val="none" w:sz="0" w:space="0" w:color="auto"/>
      </w:divBdr>
    </w:div>
    <w:div w:id="208910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microsoft.com/office/2011/relationships/people" Target="peop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7</Pages>
  <Words>900</Words>
  <Characters>5132</Characters>
  <Application>Microsoft Office Word</Application>
  <DocSecurity>0</DocSecurity>
  <Lines>42</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BAChan</dc:creator>
  <cp:keywords/>
  <dc:description/>
  <cp:lastModifiedBy>BAChan</cp:lastModifiedBy>
  <cp:revision>11</cp:revision>
  <dcterms:created xsi:type="dcterms:W3CDTF">2017-08-15T10:17:00Z</dcterms:created>
  <dcterms:modified xsi:type="dcterms:W3CDTF">2017-08-19T15:56:00Z</dcterms:modified>
</cp:coreProperties>
</file>